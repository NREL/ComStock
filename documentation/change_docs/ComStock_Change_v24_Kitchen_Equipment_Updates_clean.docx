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3DFB" w14:textId="650FE4D2" w:rsidR="00CB289C" w:rsidRDefault="289689FB" w:rsidP="0025FF98">
      <w:pPr>
        <w:pStyle w:val="Title"/>
        <w:spacing w:before="120" w:after="160" w:line="259" w:lineRule="auto"/>
        <w:rPr>
          <w:rFonts w:ascii="Calibri Light" w:eastAsia="Calibri Light" w:hAnsi="Calibri Light" w:cs="Calibri Light"/>
          <w:color w:val="000000" w:themeColor="text1"/>
        </w:rPr>
      </w:pPr>
      <w:r w:rsidRPr="0025FF98">
        <w:rPr>
          <w:rFonts w:ascii="Calibri Light" w:eastAsia="Calibri Light" w:hAnsi="Calibri Light" w:cs="Calibri Light"/>
          <w:color w:val="000000" w:themeColor="text1"/>
        </w:rPr>
        <w:t>ComStock Change</w:t>
      </w:r>
    </w:p>
    <w:p w14:paraId="360FDABC" w14:textId="57D98F6D" w:rsidR="00CB289C" w:rsidRDefault="428A1E1B" w:rsidP="0025FF98">
      <w:pPr>
        <w:pStyle w:val="Subtitle"/>
        <w:spacing w:before="120"/>
      </w:pPr>
      <w:r w:rsidRPr="0025FF98">
        <w:rPr>
          <w:rFonts w:ascii="Calibri" w:eastAsia="Calibri" w:hAnsi="Calibri" w:cs="Calibri"/>
          <w:color w:val="5A5A5A"/>
        </w:rPr>
        <w:t>Updating Power and Fraction Values for Kitchen Equipment</w:t>
      </w:r>
    </w:p>
    <w:p w14:paraId="054EBB04" w14:textId="718AD9B1" w:rsidR="00CB289C" w:rsidRDefault="289689FB" w:rsidP="0025FF98">
      <w:pPr>
        <w:spacing w:before="120"/>
        <w:rPr>
          <w:rFonts w:ascii="Calibri" w:eastAsia="Calibri" w:hAnsi="Calibri" w:cs="Calibri"/>
          <w:color w:val="000000" w:themeColor="text1"/>
        </w:rPr>
      </w:pPr>
      <w:r w:rsidRPr="0025FF98">
        <w:rPr>
          <w:rFonts w:ascii="Calibri" w:eastAsia="Calibri" w:hAnsi="Calibri" w:cs="Calibri"/>
          <w:b/>
          <w:bCs/>
          <w:color w:val="000000" w:themeColor="text1"/>
        </w:rPr>
        <w:t>Implementer: Marley Praprost</w:t>
      </w:r>
    </w:p>
    <w:p w14:paraId="704CEA08" w14:textId="57635684" w:rsidR="00CB289C" w:rsidRDefault="289689FB" w:rsidP="0025FF98">
      <w:pPr>
        <w:spacing w:before="120"/>
        <w:rPr>
          <w:rFonts w:ascii="Calibri" w:eastAsia="Calibri" w:hAnsi="Calibri" w:cs="Calibri"/>
          <w:color w:val="000000" w:themeColor="text1"/>
        </w:rPr>
      </w:pPr>
      <w:r w:rsidRPr="0025FF98">
        <w:rPr>
          <w:rFonts w:ascii="Calibri" w:eastAsia="Calibri" w:hAnsi="Calibri" w:cs="Calibri"/>
          <w:b/>
          <w:bCs/>
          <w:color w:val="000000" w:themeColor="text1"/>
        </w:rPr>
        <w:t>Change Document Author: Marley Praprost</w:t>
      </w:r>
    </w:p>
    <w:p w14:paraId="3253CFB3" w14:textId="44019682" w:rsidR="00CB289C" w:rsidRDefault="289689FB" w:rsidP="0025FF98">
      <w:pPr>
        <w:spacing w:before="120"/>
        <w:rPr>
          <w:rFonts w:ascii="Calibri" w:eastAsia="Calibri" w:hAnsi="Calibri" w:cs="Calibri"/>
          <w:color w:val="000000" w:themeColor="text1"/>
        </w:rPr>
      </w:pPr>
      <w:r w:rsidRPr="0025FF98">
        <w:rPr>
          <w:rFonts w:ascii="Calibri" w:eastAsia="Calibri" w:hAnsi="Calibri" w:cs="Calibri"/>
          <w:b/>
          <w:bCs/>
          <w:color w:val="000000" w:themeColor="text1"/>
        </w:rPr>
        <w:t>Reviewer: Andrew Parker, Chris CaraDonna</w:t>
      </w:r>
    </w:p>
    <w:p w14:paraId="5201E172" w14:textId="2A0F24CC" w:rsidR="00CB289C" w:rsidRDefault="289689FB" w:rsidP="0025FF98">
      <w:pPr>
        <w:pStyle w:val="Heading1"/>
        <w:spacing w:after="160"/>
        <w:rPr>
          <w:rFonts w:ascii="Calibri Light" w:eastAsia="Calibri Light" w:hAnsi="Calibri Light" w:cs="Calibri Light"/>
        </w:rPr>
      </w:pPr>
      <w:r w:rsidRPr="0025FF98">
        <w:rPr>
          <w:rFonts w:ascii="Calibri Light" w:eastAsia="Calibri Light" w:hAnsi="Calibri Light" w:cs="Calibri Light"/>
        </w:rPr>
        <w:t>Description of Change</w:t>
      </w:r>
    </w:p>
    <w:p w14:paraId="211336E8" w14:textId="38966001" w:rsidR="00CB289C" w:rsidRDefault="289689FB" w:rsidP="0025FF98">
      <w:pPr>
        <w:pStyle w:val="Heading2"/>
        <w:spacing w:after="160" w:line="276" w:lineRule="auto"/>
        <w:rPr>
          <w:rFonts w:ascii="Calibri Light" w:eastAsia="Calibri Light" w:hAnsi="Calibri Light" w:cs="Calibri Light"/>
        </w:rPr>
      </w:pPr>
      <w:r w:rsidRPr="0025FF98">
        <w:rPr>
          <w:rFonts w:ascii="Calibri Light" w:eastAsia="Calibri Light" w:hAnsi="Calibri Light" w:cs="Calibri Light"/>
        </w:rPr>
        <w:t>Summary</w:t>
      </w:r>
    </w:p>
    <w:p w14:paraId="71F8A3D3" w14:textId="65A124DE" w:rsidR="00CB289C" w:rsidRDefault="31AA9350" w:rsidP="0A44A4EB">
      <w:pPr>
        <w:spacing w:before="120"/>
        <w:rPr>
          <w:rFonts w:ascii="Calibri" w:eastAsia="Calibri" w:hAnsi="Calibri" w:cs="Calibri"/>
          <w:color w:val="000000" w:themeColor="text1"/>
        </w:rPr>
      </w:pPr>
      <w:r w:rsidRPr="0A44A4EB">
        <w:rPr>
          <w:rFonts w:ascii="Calibri" w:eastAsia="Calibri" w:hAnsi="Calibri" w:cs="Calibri"/>
          <w:color w:val="000000" w:themeColor="text1"/>
        </w:rPr>
        <w:t xml:space="preserve">This change makes minor changes to kitchen equipment design levels and fractions latent, radiant, and lost. </w:t>
      </w:r>
      <w:r w:rsidR="012F034D" w:rsidRPr="0A44A4EB">
        <w:rPr>
          <w:rFonts w:ascii="Calibri" w:eastAsia="Calibri" w:hAnsi="Calibri" w:cs="Calibri"/>
          <w:color w:val="000000" w:themeColor="text1"/>
        </w:rPr>
        <w:t xml:space="preserve">Each of the six types of commercial kitchen equipment modeled in ComStock were </w:t>
      </w:r>
      <w:r w:rsidR="6B4450AF" w:rsidRPr="0A44A4EB">
        <w:rPr>
          <w:rFonts w:ascii="Calibri" w:eastAsia="Calibri" w:hAnsi="Calibri" w:cs="Calibri"/>
          <w:color w:val="000000" w:themeColor="text1"/>
        </w:rPr>
        <w:t>modifi</w:t>
      </w:r>
      <w:r w:rsidR="012F034D" w:rsidRPr="0A44A4EB">
        <w:rPr>
          <w:rFonts w:ascii="Calibri" w:eastAsia="Calibri" w:hAnsi="Calibri" w:cs="Calibri"/>
          <w:color w:val="000000" w:themeColor="text1"/>
        </w:rPr>
        <w:t>ed – broilers, fryers, griddles, ovens, ranges, and steamers.</w:t>
      </w:r>
      <w:r w:rsidR="02DE4EDC" w:rsidRPr="0A44A4EB">
        <w:rPr>
          <w:rFonts w:ascii="Calibri" w:eastAsia="Calibri" w:hAnsi="Calibri" w:cs="Calibri"/>
          <w:color w:val="000000" w:themeColor="text1"/>
        </w:rPr>
        <w:t xml:space="preserve"> </w:t>
      </w:r>
      <w:r w:rsidR="786ADA52" w:rsidRPr="0A44A4EB">
        <w:rPr>
          <w:rFonts w:ascii="Calibri" w:eastAsia="Calibri" w:hAnsi="Calibri" w:cs="Calibri"/>
          <w:color w:val="000000" w:themeColor="text1"/>
        </w:rPr>
        <w:t xml:space="preserve">Both electric and gas versions of each </w:t>
      </w:r>
      <w:proofErr w:type="gramStart"/>
      <w:r w:rsidR="786ADA52" w:rsidRPr="0A44A4EB">
        <w:rPr>
          <w:rFonts w:ascii="Calibri" w:eastAsia="Calibri" w:hAnsi="Calibri" w:cs="Calibri"/>
          <w:color w:val="000000" w:themeColor="text1"/>
        </w:rPr>
        <w:t>type</w:t>
      </w:r>
      <w:proofErr w:type="gramEnd"/>
      <w:r w:rsidR="786ADA52" w:rsidRPr="0A44A4EB">
        <w:rPr>
          <w:rFonts w:ascii="Calibri" w:eastAsia="Calibri" w:hAnsi="Calibri" w:cs="Calibri"/>
          <w:color w:val="000000" w:themeColor="text1"/>
        </w:rPr>
        <w:t xml:space="preserve"> equipment can be modeled in ComStock. </w:t>
      </w:r>
      <w:r w:rsidR="3D078F95" w:rsidRPr="0A44A4EB">
        <w:rPr>
          <w:rFonts w:ascii="Calibri" w:eastAsia="Calibri" w:hAnsi="Calibri" w:cs="Calibri"/>
          <w:color w:val="000000" w:themeColor="text1"/>
        </w:rPr>
        <w:t xml:space="preserve">Previously, the values were taken from </w:t>
      </w:r>
      <w:r w:rsidR="7E69DAC1" w:rsidRPr="0A44A4EB">
        <w:rPr>
          <w:rFonts w:ascii="Calibri" w:eastAsia="Calibri" w:hAnsi="Calibri" w:cs="Calibri"/>
          <w:color w:val="000000" w:themeColor="text1"/>
        </w:rPr>
        <w:t>several sources from the 1990s</w:t>
      </w:r>
      <w:r w:rsidR="3D078F95" w:rsidRPr="0A44A4EB">
        <w:rPr>
          <w:rFonts w:ascii="Calibri" w:eastAsia="Calibri" w:hAnsi="Calibri" w:cs="Calibri"/>
          <w:color w:val="000000" w:themeColor="text1"/>
        </w:rPr>
        <w:t xml:space="preserve">, which </w:t>
      </w:r>
      <w:r w:rsidR="2A5F2EE9" w:rsidRPr="0A44A4EB">
        <w:rPr>
          <w:rFonts w:ascii="Calibri" w:eastAsia="Calibri" w:hAnsi="Calibri" w:cs="Calibri"/>
          <w:color w:val="000000" w:themeColor="text1"/>
        </w:rPr>
        <w:t xml:space="preserve">are </w:t>
      </w:r>
      <w:r w:rsidR="3D078F95" w:rsidRPr="0A44A4EB">
        <w:rPr>
          <w:rFonts w:ascii="Calibri" w:eastAsia="Calibri" w:hAnsi="Calibri" w:cs="Calibri"/>
          <w:color w:val="000000" w:themeColor="text1"/>
        </w:rPr>
        <w:t xml:space="preserve">over 30 years </w:t>
      </w:r>
      <w:r w:rsidR="42208605" w:rsidRPr="0A44A4EB">
        <w:rPr>
          <w:rFonts w:ascii="Calibri" w:eastAsia="Calibri" w:hAnsi="Calibri" w:cs="Calibri"/>
          <w:color w:val="000000" w:themeColor="text1"/>
        </w:rPr>
        <w:t xml:space="preserve">old </w:t>
      </w:r>
      <w:r w:rsidR="3D078F95" w:rsidRPr="0A44A4EB">
        <w:rPr>
          <w:rFonts w:ascii="Calibri" w:eastAsia="Calibri" w:hAnsi="Calibri" w:cs="Calibri"/>
          <w:color w:val="000000" w:themeColor="text1"/>
        </w:rPr>
        <w:t xml:space="preserve">and may not represent the current state of commercial kitchen equipment. </w:t>
      </w:r>
      <w:r w:rsidR="012F034D" w:rsidRPr="0A44A4EB">
        <w:rPr>
          <w:rFonts w:ascii="Calibri" w:eastAsia="Calibri" w:hAnsi="Calibri" w:cs="Calibri"/>
          <w:color w:val="000000" w:themeColor="text1"/>
        </w:rPr>
        <w:t xml:space="preserve">The new values are primarily driven by assumptions </w:t>
      </w:r>
      <w:r w:rsidR="338AEDD8" w:rsidRPr="0A44A4EB">
        <w:rPr>
          <w:rFonts w:ascii="Calibri" w:eastAsia="Calibri" w:hAnsi="Calibri" w:cs="Calibri"/>
          <w:color w:val="000000" w:themeColor="text1"/>
        </w:rPr>
        <w:t>from</w:t>
      </w:r>
      <w:r w:rsidR="012F034D" w:rsidRPr="0A44A4EB">
        <w:rPr>
          <w:rFonts w:ascii="Calibri" w:eastAsia="Calibri" w:hAnsi="Calibri" w:cs="Calibri"/>
          <w:color w:val="000000" w:themeColor="text1"/>
        </w:rPr>
        <w:t xml:space="preserve"> the ASHRAE Fundamentals 2017 Handbook. </w:t>
      </w:r>
      <w:r w:rsidR="47E08DAB" w:rsidRPr="0A44A4EB">
        <w:rPr>
          <w:rFonts w:ascii="Calibri" w:eastAsia="Calibri" w:hAnsi="Calibri" w:cs="Calibri"/>
          <w:color w:val="000000" w:themeColor="text1"/>
        </w:rPr>
        <w:t>Most of the values were similar in magnitude, therefore the change should not have significant impact</w:t>
      </w:r>
      <w:r w:rsidR="4694D341" w:rsidRPr="0A44A4EB">
        <w:rPr>
          <w:rFonts w:ascii="Calibri" w:eastAsia="Calibri" w:hAnsi="Calibri" w:cs="Calibri"/>
          <w:color w:val="000000" w:themeColor="text1"/>
        </w:rPr>
        <w:t xml:space="preserve"> on the stock level results</w:t>
      </w:r>
      <w:r w:rsidR="47E08DAB" w:rsidRPr="0A44A4EB">
        <w:rPr>
          <w:rFonts w:ascii="Calibri" w:eastAsia="Calibri" w:hAnsi="Calibri" w:cs="Calibri"/>
          <w:color w:val="000000" w:themeColor="text1"/>
        </w:rPr>
        <w:t xml:space="preserve">. However, we </w:t>
      </w:r>
      <w:r w:rsidR="75CA1084" w:rsidRPr="0A44A4EB">
        <w:rPr>
          <w:rFonts w:ascii="Calibri" w:eastAsia="Calibri" w:hAnsi="Calibri" w:cs="Calibri"/>
          <w:color w:val="000000" w:themeColor="text1"/>
        </w:rPr>
        <w:t>de</w:t>
      </w:r>
      <w:r w:rsidR="12C764C7" w:rsidRPr="0A44A4EB">
        <w:rPr>
          <w:rFonts w:ascii="Calibri" w:eastAsia="Calibri" w:hAnsi="Calibri" w:cs="Calibri"/>
          <w:color w:val="000000" w:themeColor="text1"/>
        </w:rPr>
        <w:t>cided</w:t>
      </w:r>
      <w:r w:rsidR="75CA1084" w:rsidRPr="0A44A4EB">
        <w:rPr>
          <w:rFonts w:ascii="Calibri" w:eastAsia="Calibri" w:hAnsi="Calibri" w:cs="Calibri"/>
          <w:color w:val="000000" w:themeColor="text1"/>
        </w:rPr>
        <w:t xml:space="preserve"> that making minor changes and using the ASHRAE assumptions provide more credibility in results</w:t>
      </w:r>
      <w:r w:rsidR="247CCAA7" w:rsidRPr="0A44A4EB">
        <w:rPr>
          <w:rFonts w:ascii="Calibri" w:eastAsia="Calibri" w:hAnsi="Calibri" w:cs="Calibri"/>
          <w:color w:val="000000" w:themeColor="text1"/>
        </w:rPr>
        <w:t xml:space="preserve"> due to recency and industry reputation of </w:t>
      </w:r>
      <w:r w:rsidR="77864299" w:rsidRPr="0A44A4EB">
        <w:rPr>
          <w:rFonts w:ascii="Calibri" w:eastAsia="Calibri" w:hAnsi="Calibri" w:cs="Calibri"/>
          <w:color w:val="000000" w:themeColor="text1"/>
        </w:rPr>
        <w:t>ASHRAE</w:t>
      </w:r>
      <w:r w:rsidR="75CA1084" w:rsidRPr="0A44A4EB">
        <w:rPr>
          <w:rFonts w:ascii="Calibri" w:eastAsia="Calibri" w:hAnsi="Calibri" w:cs="Calibri"/>
          <w:color w:val="000000" w:themeColor="text1"/>
        </w:rPr>
        <w:t xml:space="preserve">. </w:t>
      </w:r>
      <w:r w:rsidR="2E8B155D" w:rsidRPr="0A44A4EB">
        <w:rPr>
          <w:rFonts w:ascii="Calibri" w:eastAsia="Calibri" w:hAnsi="Calibri" w:cs="Calibri"/>
          <w:color w:val="000000" w:themeColor="text1"/>
        </w:rPr>
        <w:t>In addition, no other sources could be found that provide both the design level and internal gains fractions for</w:t>
      </w:r>
      <w:r w:rsidR="6AD99321" w:rsidRPr="0A44A4EB">
        <w:rPr>
          <w:rFonts w:ascii="Calibri" w:eastAsia="Calibri" w:hAnsi="Calibri" w:cs="Calibri"/>
          <w:color w:val="000000" w:themeColor="text1"/>
        </w:rPr>
        <w:t xml:space="preserve"> all six types of appliances modeled, including comparable gas and electric models. Therefore, using the ASHRAE values </w:t>
      </w:r>
      <w:r w:rsidR="335E8680" w:rsidRPr="0A44A4EB">
        <w:rPr>
          <w:rFonts w:ascii="Calibri" w:eastAsia="Calibri" w:hAnsi="Calibri" w:cs="Calibri"/>
          <w:color w:val="000000" w:themeColor="text1"/>
        </w:rPr>
        <w:t xml:space="preserve">wherever possible provides consistency in our modeling of these difference appliances and their performance. </w:t>
      </w:r>
    </w:p>
    <w:p w14:paraId="3DF15D69" w14:textId="0B1DF707" w:rsidR="00CB289C" w:rsidRDefault="6B310CE4" w:rsidP="7BBE833D">
      <w:pPr>
        <w:spacing w:before="120"/>
        <w:rPr>
          <w:rFonts w:ascii="Calibri" w:eastAsia="Calibri" w:hAnsi="Calibri" w:cs="Calibri"/>
          <w:color w:val="000000" w:themeColor="text1"/>
        </w:rPr>
      </w:pPr>
      <w:r w:rsidRPr="7BBE833D">
        <w:rPr>
          <w:rFonts w:ascii="Calibri" w:eastAsia="Calibri" w:hAnsi="Calibri" w:cs="Calibri"/>
          <w:color w:val="000000" w:themeColor="text1"/>
        </w:rPr>
        <w:t>The</w:t>
      </w:r>
      <w:r w:rsidR="08E861C8" w:rsidRPr="7BBE833D">
        <w:rPr>
          <w:rFonts w:ascii="Calibri" w:eastAsia="Calibri" w:hAnsi="Calibri" w:cs="Calibri"/>
          <w:color w:val="000000" w:themeColor="text1"/>
        </w:rPr>
        <w:t xml:space="preserve"> new </w:t>
      </w:r>
      <w:r w:rsidRPr="7BBE833D">
        <w:rPr>
          <w:rFonts w:ascii="Calibri" w:eastAsia="Calibri" w:hAnsi="Calibri" w:cs="Calibri"/>
          <w:color w:val="000000" w:themeColor="text1"/>
        </w:rPr>
        <w:t xml:space="preserve">assumptions were </w:t>
      </w:r>
      <w:r w:rsidR="50EA15E1" w:rsidRPr="7BBE833D">
        <w:rPr>
          <w:rFonts w:ascii="Calibri" w:eastAsia="Calibri" w:hAnsi="Calibri" w:cs="Calibri"/>
          <w:color w:val="000000" w:themeColor="text1"/>
        </w:rPr>
        <w:t xml:space="preserve">corroborated via additional research and </w:t>
      </w:r>
      <w:r w:rsidR="230CA675" w:rsidRPr="7BBE833D">
        <w:rPr>
          <w:rFonts w:ascii="Calibri" w:eastAsia="Calibri" w:hAnsi="Calibri" w:cs="Calibri"/>
          <w:color w:val="000000" w:themeColor="text1"/>
        </w:rPr>
        <w:t>verification</w:t>
      </w:r>
      <w:r w:rsidR="43BA33DC" w:rsidRPr="7BBE833D">
        <w:rPr>
          <w:rFonts w:ascii="Calibri" w:eastAsia="Calibri" w:hAnsi="Calibri" w:cs="Calibri"/>
          <w:color w:val="000000" w:themeColor="text1"/>
        </w:rPr>
        <w:t xml:space="preserve"> of commercially available kitchen equipment with </w:t>
      </w:r>
      <w:r w:rsidR="167ECE4A" w:rsidRPr="7BBE833D">
        <w:rPr>
          <w:rFonts w:ascii="Calibri" w:eastAsia="Calibri" w:hAnsi="Calibri" w:cs="Calibri"/>
          <w:color w:val="000000" w:themeColor="text1"/>
        </w:rPr>
        <w:t xml:space="preserve">comparable </w:t>
      </w:r>
      <w:r w:rsidR="43BA33DC" w:rsidRPr="7BBE833D">
        <w:rPr>
          <w:rFonts w:ascii="Calibri" w:eastAsia="Calibri" w:hAnsi="Calibri" w:cs="Calibri"/>
          <w:color w:val="000000" w:themeColor="text1"/>
        </w:rPr>
        <w:t>specification</w:t>
      </w:r>
      <w:r w:rsidR="4E97B525" w:rsidRPr="7BBE833D">
        <w:rPr>
          <w:rFonts w:ascii="Calibri" w:eastAsia="Calibri" w:hAnsi="Calibri" w:cs="Calibri"/>
          <w:color w:val="000000" w:themeColor="text1"/>
        </w:rPr>
        <w:t>s</w:t>
      </w:r>
      <w:r w:rsidR="43BA33DC" w:rsidRPr="7BBE833D">
        <w:rPr>
          <w:rFonts w:ascii="Calibri" w:eastAsia="Calibri" w:hAnsi="Calibri" w:cs="Calibri"/>
          <w:color w:val="000000" w:themeColor="text1"/>
        </w:rPr>
        <w:t xml:space="preserve">. </w:t>
      </w:r>
      <w:r w:rsidR="4F59A500" w:rsidRPr="7BBE833D">
        <w:rPr>
          <w:rFonts w:ascii="Calibri" w:eastAsia="Calibri" w:hAnsi="Calibri" w:cs="Calibri"/>
          <w:color w:val="000000" w:themeColor="text1"/>
        </w:rPr>
        <w:t xml:space="preserve">The details of this investigation are outlined in the Kitchen Equipment Electrification EUSS Measure Documentation. </w:t>
      </w:r>
      <w:r w:rsidR="42EA1B79" w:rsidRPr="7BBE833D">
        <w:rPr>
          <w:rFonts w:ascii="Calibri" w:eastAsia="Calibri" w:hAnsi="Calibri" w:cs="Calibri"/>
          <w:color w:val="000000" w:themeColor="text1"/>
        </w:rPr>
        <w:t xml:space="preserve">It was important for the kitchen electrification measure to have consistent and credible assumptions in the baseline, and that </w:t>
      </w:r>
      <w:r w:rsidR="28A32476" w:rsidRPr="7BBE833D">
        <w:rPr>
          <w:rFonts w:ascii="Calibri" w:eastAsia="Calibri" w:hAnsi="Calibri" w:cs="Calibri"/>
          <w:color w:val="000000" w:themeColor="text1"/>
        </w:rPr>
        <w:t>the upgrade</w:t>
      </w:r>
      <w:r w:rsidR="42EA1B79" w:rsidRPr="7BBE833D">
        <w:rPr>
          <w:rFonts w:ascii="Calibri" w:eastAsia="Calibri" w:hAnsi="Calibri" w:cs="Calibri"/>
          <w:color w:val="000000" w:themeColor="text1"/>
        </w:rPr>
        <w:t xml:space="preserve"> represents a true one-for-one swap out of gas to electric equipment</w:t>
      </w:r>
      <w:r w:rsidR="0FB33BD8" w:rsidRPr="7BBE833D">
        <w:rPr>
          <w:rFonts w:ascii="Calibri" w:eastAsia="Calibri" w:hAnsi="Calibri" w:cs="Calibri"/>
          <w:color w:val="000000" w:themeColor="text1"/>
        </w:rPr>
        <w:t xml:space="preserve">. Therefore, the research and real products used to verify the assumptions ensures that the gas and electric equipment being modeled are comparable. </w:t>
      </w:r>
      <w:r w:rsidR="4F59A500" w:rsidRPr="7BBE833D">
        <w:rPr>
          <w:rFonts w:ascii="Calibri" w:eastAsia="Calibri" w:hAnsi="Calibri" w:cs="Calibri"/>
          <w:color w:val="000000" w:themeColor="text1"/>
        </w:rPr>
        <w:t xml:space="preserve">A summary of </w:t>
      </w:r>
      <w:r w:rsidR="5F0F6E2B" w:rsidRPr="7BBE833D">
        <w:rPr>
          <w:rFonts w:ascii="Calibri" w:eastAsia="Calibri" w:hAnsi="Calibri" w:cs="Calibri"/>
          <w:color w:val="000000" w:themeColor="text1"/>
        </w:rPr>
        <w:t xml:space="preserve">the old and </w:t>
      </w:r>
      <w:r w:rsidR="4F59A500" w:rsidRPr="7BBE833D">
        <w:rPr>
          <w:rFonts w:ascii="Calibri" w:eastAsia="Calibri" w:hAnsi="Calibri" w:cs="Calibri"/>
          <w:color w:val="000000" w:themeColor="text1"/>
        </w:rPr>
        <w:t xml:space="preserve">new </w:t>
      </w:r>
      <w:r w:rsidR="2D92664A" w:rsidRPr="7BBE833D">
        <w:rPr>
          <w:rFonts w:ascii="Calibri" w:eastAsia="Calibri" w:hAnsi="Calibri" w:cs="Calibri"/>
          <w:color w:val="000000" w:themeColor="text1"/>
        </w:rPr>
        <w:t>design level</w:t>
      </w:r>
      <w:r w:rsidR="5FE20BA7" w:rsidRPr="7BBE833D">
        <w:rPr>
          <w:rFonts w:ascii="Calibri" w:eastAsia="Calibri" w:hAnsi="Calibri" w:cs="Calibri"/>
          <w:color w:val="000000" w:themeColor="text1"/>
        </w:rPr>
        <w:t xml:space="preserve">s </w:t>
      </w:r>
      <w:r w:rsidR="4AC596A4" w:rsidRPr="7BBE833D">
        <w:rPr>
          <w:rFonts w:ascii="Calibri" w:eastAsia="Calibri" w:hAnsi="Calibri" w:cs="Calibri"/>
          <w:color w:val="000000" w:themeColor="text1"/>
        </w:rPr>
        <w:t xml:space="preserve">for gas and electric equipment </w:t>
      </w:r>
      <w:r w:rsidR="4F59A500" w:rsidRPr="7BBE833D">
        <w:rPr>
          <w:rFonts w:ascii="Calibri" w:eastAsia="Calibri" w:hAnsi="Calibri" w:cs="Calibri"/>
          <w:color w:val="000000" w:themeColor="text1"/>
        </w:rPr>
        <w:t xml:space="preserve">is in </w:t>
      </w:r>
      <w:r w:rsidR="0F2C45D6" w:rsidRPr="7BBE833D">
        <w:rPr>
          <w:rFonts w:ascii="Calibri" w:eastAsia="Calibri" w:hAnsi="Calibri" w:cs="Calibri"/>
          <w:color w:val="000000" w:themeColor="text1"/>
        </w:rPr>
        <w:t xml:space="preserve">Table 1 below. </w:t>
      </w:r>
    </w:p>
    <w:p w14:paraId="045C8974" w14:textId="536EE363" w:rsidR="7BBE833D" w:rsidRDefault="7BBE833D">
      <w:r>
        <w:br w:type="page"/>
      </w:r>
    </w:p>
    <w:p w14:paraId="62C53088" w14:textId="4DA82862" w:rsidR="1D111EFC" w:rsidRDefault="1D111EFC" w:rsidP="7BBE833D">
      <w:pPr>
        <w:spacing w:before="120"/>
        <w:jc w:val="center"/>
        <w:rPr>
          <w:rFonts w:ascii="Calibri" w:eastAsia="Calibri" w:hAnsi="Calibri" w:cs="Calibri"/>
          <w:b/>
          <w:bCs/>
          <w:color w:val="000000" w:themeColor="text1"/>
        </w:rPr>
      </w:pPr>
      <w:r w:rsidRPr="7BBE833D">
        <w:rPr>
          <w:rFonts w:ascii="Calibri" w:eastAsia="Calibri" w:hAnsi="Calibri" w:cs="Calibri"/>
          <w:b/>
          <w:bCs/>
          <w:color w:val="000000" w:themeColor="text1"/>
        </w:rPr>
        <w:lastRenderedPageBreak/>
        <w:t>Table 1: Gas and Electric Equipment Design Levels Before and After Change</w:t>
      </w:r>
    </w:p>
    <w:tbl>
      <w:tblPr>
        <w:tblStyle w:val="TableGrid"/>
        <w:tblW w:w="0" w:type="auto"/>
        <w:tblLayout w:type="fixed"/>
        <w:tblLook w:val="06A0" w:firstRow="1" w:lastRow="0" w:firstColumn="1" w:lastColumn="0" w:noHBand="1" w:noVBand="1"/>
      </w:tblPr>
      <w:tblGrid>
        <w:gridCol w:w="1215"/>
        <w:gridCol w:w="1065"/>
        <w:gridCol w:w="1075"/>
        <w:gridCol w:w="1050"/>
        <w:gridCol w:w="863"/>
        <w:gridCol w:w="989"/>
        <w:gridCol w:w="1120"/>
        <w:gridCol w:w="992"/>
        <w:gridCol w:w="992"/>
      </w:tblGrid>
      <w:tr w:rsidR="0025FF98" w14:paraId="56E27E92" w14:textId="77777777" w:rsidTr="3AC7AB2D">
        <w:trPr>
          <w:trHeight w:val="285"/>
        </w:trPr>
        <w:tc>
          <w:tcPr>
            <w:tcW w:w="1215" w:type="dxa"/>
            <w:vMerge w:val="restart"/>
          </w:tcPr>
          <w:p w14:paraId="6C8B3AF7" w14:textId="746D37F5" w:rsidR="0F2C45D6" w:rsidRDefault="0F2C45D6" w:rsidP="0025FF98">
            <w:pPr>
              <w:spacing w:line="259" w:lineRule="auto"/>
            </w:pPr>
            <w:r w:rsidRPr="0025FF98">
              <w:rPr>
                <w:rFonts w:ascii="Calibri" w:eastAsia="Calibri" w:hAnsi="Calibri" w:cs="Calibri"/>
                <w:color w:val="000000" w:themeColor="text1"/>
              </w:rPr>
              <w:t>Equipment Type</w:t>
            </w:r>
          </w:p>
        </w:tc>
        <w:tc>
          <w:tcPr>
            <w:tcW w:w="2140" w:type="dxa"/>
            <w:gridSpan w:val="2"/>
          </w:tcPr>
          <w:p w14:paraId="2ABD43A9" w14:textId="43C2798C" w:rsidR="205670D8" w:rsidRDefault="205670D8" w:rsidP="0025FF98">
            <w:pPr>
              <w:spacing w:line="259" w:lineRule="auto"/>
            </w:pPr>
            <w:r w:rsidRPr="0025FF98">
              <w:rPr>
                <w:rFonts w:ascii="Calibri" w:eastAsia="Calibri" w:hAnsi="Calibri" w:cs="Calibri"/>
                <w:color w:val="000000" w:themeColor="text1"/>
              </w:rPr>
              <w:t>Gas Design Level (BTU/h)</w:t>
            </w:r>
          </w:p>
        </w:tc>
        <w:tc>
          <w:tcPr>
            <w:tcW w:w="1913" w:type="dxa"/>
            <w:gridSpan w:val="2"/>
          </w:tcPr>
          <w:p w14:paraId="34A4CF35" w14:textId="421574E1" w:rsidR="205670D8" w:rsidRDefault="205670D8" w:rsidP="0025FF98">
            <w:pPr>
              <w:spacing w:line="259" w:lineRule="auto"/>
            </w:pPr>
            <w:r w:rsidRPr="0025FF98">
              <w:rPr>
                <w:rFonts w:ascii="Calibri" w:eastAsia="Calibri" w:hAnsi="Calibri" w:cs="Calibri"/>
                <w:color w:val="000000" w:themeColor="text1"/>
              </w:rPr>
              <w:t>Gas Design Level (W)</w:t>
            </w:r>
          </w:p>
        </w:tc>
        <w:tc>
          <w:tcPr>
            <w:tcW w:w="2109" w:type="dxa"/>
            <w:gridSpan w:val="2"/>
          </w:tcPr>
          <w:p w14:paraId="5B035D19" w14:textId="7B9CC994" w:rsidR="205670D8" w:rsidRDefault="205670D8" w:rsidP="0025FF98">
            <w:pPr>
              <w:spacing w:line="259" w:lineRule="auto"/>
            </w:pPr>
            <w:r w:rsidRPr="0025FF98">
              <w:rPr>
                <w:rFonts w:ascii="Calibri" w:eastAsia="Calibri" w:hAnsi="Calibri" w:cs="Calibri"/>
                <w:color w:val="000000" w:themeColor="text1"/>
              </w:rPr>
              <w:t>Electric Design Level (BTU/h)</w:t>
            </w:r>
          </w:p>
        </w:tc>
        <w:tc>
          <w:tcPr>
            <w:tcW w:w="1984" w:type="dxa"/>
            <w:gridSpan w:val="2"/>
          </w:tcPr>
          <w:p w14:paraId="0B3DE326" w14:textId="01C73061" w:rsidR="205670D8" w:rsidRDefault="205670D8" w:rsidP="0025FF98">
            <w:pPr>
              <w:rPr>
                <w:rFonts w:ascii="Calibri" w:eastAsia="Calibri" w:hAnsi="Calibri" w:cs="Calibri"/>
                <w:color w:val="000000" w:themeColor="text1"/>
              </w:rPr>
            </w:pPr>
            <w:r w:rsidRPr="0025FF98">
              <w:rPr>
                <w:rFonts w:ascii="Calibri" w:eastAsia="Calibri" w:hAnsi="Calibri" w:cs="Calibri"/>
                <w:color w:val="000000" w:themeColor="text1"/>
              </w:rPr>
              <w:t>Electric Design Level (W)</w:t>
            </w:r>
          </w:p>
        </w:tc>
      </w:tr>
      <w:tr w:rsidR="0025FF98" w14:paraId="1599E2F7" w14:textId="77777777" w:rsidTr="3AC7AB2D">
        <w:trPr>
          <w:trHeight w:val="285"/>
        </w:trPr>
        <w:tc>
          <w:tcPr>
            <w:tcW w:w="1215" w:type="dxa"/>
            <w:vMerge/>
          </w:tcPr>
          <w:p w14:paraId="4C850D10" w14:textId="77777777" w:rsidR="00CF7D0A" w:rsidRDefault="00CF7D0A"/>
        </w:tc>
        <w:tc>
          <w:tcPr>
            <w:tcW w:w="1065" w:type="dxa"/>
          </w:tcPr>
          <w:p w14:paraId="7257DB8B" w14:textId="2C07D4D2" w:rsidR="7296D923" w:rsidRDefault="7296D923" w:rsidP="0025FF98">
            <w:pPr>
              <w:rPr>
                <w:rFonts w:ascii="Calibri" w:eastAsia="Calibri" w:hAnsi="Calibri" w:cs="Calibri"/>
                <w:color w:val="000000" w:themeColor="text1"/>
              </w:rPr>
            </w:pPr>
            <w:r w:rsidRPr="0025FF98">
              <w:rPr>
                <w:rFonts w:ascii="Calibri" w:eastAsia="Calibri" w:hAnsi="Calibri" w:cs="Calibri"/>
                <w:color w:val="000000" w:themeColor="text1"/>
              </w:rPr>
              <w:t>Old</w:t>
            </w:r>
          </w:p>
        </w:tc>
        <w:tc>
          <w:tcPr>
            <w:tcW w:w="1075" w:type="dxa"/>
          </w:tcPr>
          <w:p w14:paraId="6BCD7A7A" w14:textId="060E43F5" w:rsidR="7296D923" w:rsidRDefault="7296D923" w:rsidP="0025FF98">
            <w:pPr>
              <w:rPr>
                <w:rFonts w:ascii="Calibri" w:eastAsia="Calibri" w:hAnsi="Calibri" w:cs="Calibri"/>
                <w:color w:val="000000" w:themeColor="text1"/>
              </w:rPr>
            </w:pPr>
            <w:r w:rsidRPr="0025FF98">
              <w:rPr>
                <w:rFonts w:ascii="Calibri" w:eastAsia="Calibri" w:hAnsi="Calibri" w:cs="Calibri"/>
                <w:color w:val="000000" w:themeColor="text1"/>
              </w:rPr>
              <w:t>New</w:t>
            </w:r>
          </w:p>
        </w:tc>
        <w:tc>
          <w:tcPr>
            <w:tcW w:w="1050" w:type="dxa"/>
          </w:tcPr>
          <w:p w14:paraId="651C962B" w14:textId="2B62DA50" w:rsidR="7296D923" w:rsidRDefault="7296D923" w:rsidP="0025FF98">
            <w:pPr>
              <w:rPr>
                <w:rFonts w:ascii="Calibri" w:eastAsia="Calibri" w:hAnsi="Calibri" w:cs="Calibri"/>
                <w:color w:val="000000" w:themeColor="text1"/>
              </w:rPr>
            </w:pPr>
            <w:r w:rsidRPr="0025FF98">
              <w:rPr>
                <w:rFonts w:ascii="Calibri" w:eastAsia="Calibri" w:hAnsi="Calibri" w:cs="Calibri"/>
                <w:color w:val="000000" w:themeColor="text1"/>
              </w:rPr>
              <w:t>Old</w:t>
            </w:r>
          </w:p>
        </w:tc>
        <w:tc>
          <w:tcPr>
            <w:tcW w:w="863" w:type="dxa"/>
          </w:tcPr>
          <w:p w14:paraId="1B05EBFA" w14:textId="4FF5F36F" w:rsidR="7296D923" w:rsidRDefault="7296D923" w:rsidP="0025FF98">
            <w:pPr>
              <w:rPr>
                <w:rFonts w:ascii="Calibri" w:eastAsia="Calibri" w:hAnsi="Calibri" w:cs="Calibri"/>
                <w:color w:val="000000" w:themeColor="text1"/>
              </w:rPr>
            </w:pPr>
            <w:r w:rsidRPr="0025FF98">
              <w:rPr>
                <w:rFonts w:ascii="Calibri" w:eastAsia="Calibri" w:hAnsi="Calibri" w:cs="Calibri"/>
                <w:color w:val="000000" w:themeColor="text1"/>
              </w:rPr>
              <w:t>New</w:t>
            </w:r>
          </w:p>
        </w:tc>
        <w:tc>
          <w:tcPr>
            <w:tcW w:w="989" w:type="dxa"/>
          </w:tcPr>
          <w:p w14:paraId="686F7761" w14:textId="4E519668" w:rsidR="7296D923" w:rsidRDefault="7296D923" w:rsidP="0025FF98">
            <w:pPr>
              <w:rPr>
                <w:rFonts w:ascii="Calibri" w:eastAsia="Calibri" w:hAnsi="Calibri" w:cs="Calibri"/>
                <w:color w:val="000000" w:themeColor="text1"/>
              </w:rPr>
            </w:pPr>
            <w:r w:rsidRPr="0025FF98">
              <w:rPr>
                <w:rFonts w:ascii="Calibri" w:eastAsia="Calibri" w:hAnsi="Calibri" w:cs="Calibri"/>
                <w:color w:val="000000" w:themeColor="text1"/>
              </w:rPr>
              <w:t>Old</w:t>
            </w:r>
          </w:p>
        </w:tc>
        <w:tc>
          <w:tcPr>
            <w:tcW w:w="1120" w:type="dxa"/>
          </w:tcPr>
          <w:p w14:paraId="217F1967" w14:textId="7BB33332" w:rsidR="7296D923" w:rsidRDefault="7296D923" w:rsidP="0025FF98">
            <w:pPr>
              <w:rPr>
                <w:rFonts w:ascii="Calibri" w:eastAsia="Calibri" w:hAnsi="Calibri" w:cs="Calibri"/>
                <w:color w:val="000000" w:themeColor="text1"/>
              </w:rPr>
            </w:pPr>
            <w:r w:rsidRPr="0025FF98">
              <w:rPr>
                <w:rFonts w:ascii="Calibri" w:eastAsia="Calibri" w:hAnsi="Calibri" w:cs="Calibri"/>
                <w:color w:val="000000" w:themeColor="text1"/>
              </w:rPr>
              <w:t>New</w:t>
            </w:r>
          </w:p>
        </w:tc>
        <w:tc>
          <w:tcPr>
            <w:tcW w:w="992" w:type="dxa"/>
          </w:tcPr>
          <w:p w14:paraId="475B15BB" w14:textId="6D395DAE" w:rsidR="7296D923" w:rsidRDefault="7296D923" w:rsidP="0025FF98">
            <w:pPr>
              <w:rPr>
                <w:rFonts w:ascii="Calibri" w:eastAsia="Calibri" w:hAnsi="Calibri" w:cs="Calibri"/>
                <w:color w:val="000000" w:themeColor="text1"/>
              </w:rPr>
            </w:pPr>
            <w:r w:rsidRPr="0025FF98">
              <w:rPr>
                <w:rFonts w:ascii="Calibri" w:eastAsia="Calibri" w:hAnsi="Calibri" w:cs="Calibri"/>
                <w:color w:val="000000" w:themeColor="text1"/>
              </w:rPr>
              <w:t>Old</w:t>
            </w:r>
          </w:p>
        </w:tc>
        <w:tc>
          <w:tcPr>
            <w:tcW w:w="992" w:type="dxa"/>
          </w:tcPr>
          <w:p w14:paraId="4FD8D130" w14:textId="1688F505" w:rsidR="7296D923" w:rsidRDefault="7296D923" w:rsidP="0025FF98">
            <w:pPr>
              <w:rPr>
                <w:rFonts w:ascii="Calibri" w:eastAsia="Calibri" w:hAnsi="Calibri" w:cs="Calibri"/>
                <w:color w:val="000000" w:themeColor="text1"/>
              </w:rPr>
            </w:pPr>
            <w:r w:rsidRPr="0025FF98">
              <w:rPr>
                <w:rFonts w:ascii="Calibri" w:eastAsia="Calibri" w:hAnsi="Calibri" w:cs="Calibri"/>
                <w:color w:val="000000" w:themeColor="text1"/>
              </w:rPr>
              <w:t>New</w:t>
            </w:r>
          </w:p>
        </w:tc>
      </w:tr>
      <w:tr w:rsidR="0025FF98" w14:paraId="0040BF44" w14:textId="77777777" w:rsidTr="3AC7AB2D">
        <w:trPr>
          <w:trHeight w:val="285"/>
        </w:trPr>
        <w:tc>
          <w:tcPr>
            <w:tcW w:w="1215" w:type="dxa"/>
          </w:tcPr>
          <w:p w14:paraId="1D9ED8E5" w14:textId="3CEE7B06" w:rsidR="2842F536" w:rsidRDefault="2842F536">
            <w:r w:rsidRPr="0025FF98">
              <w:rPr>
                <w:rFonts w:ascii="Calibri" w:eastAsia="Calibri" w:hAnsi="Calibri" w:cs="Calibri"/>
                <w:color w:val="000000" w:themeColor="text1"/>
              </w:rPr>
              <w:t>B</w:t>
            </w:r>
            <w:r w:rsidR="0025FF98" w:rsidRPr="0025FF98">
              <w:rPr>
                <w:rFonts w:ascii="Calibri" w:eastAsia="Calibri" w:hAnsi="Calibri" w:cs="Calibri"/>
                <w:color w:val="000000" w:themeColor="text1"/>
              </w:rPr>
              <w:t>roiler</w:t>
            </w:r>
          </w:p>
        </w:tc>
        <w:tc>
          <w:tcPr>
            <w:tcW w:w="1065" w:type="dxa"/>
          </w:tcPr>
          <w:p w14:paraId="42DD5F28" w14:textId="48F1D109" w:rsidR="0025FF98" w:rsidRDefault="0025FF98">
            <w:r w:rsidRPr="0025FF98">
              <w:rPr>
                <w:rFonts w:ascii="Calibri" w:eastAsia="Calibri" w:hAnsi="Calibri" w:cs="Calibri"/>
                <w:color w:val="000000" w:themeColor="text1"/>
              </w:rPr>
              <w:t>88030</w:t>
            </w:r>
          </w:p>
        </w:tc>
        <w:tc>
          <w:tcPr>
            <w:tcW w:w="1075" w:type="dxa"/>
          </w:tcPr>
          <w:p w14:paraId="5170F326" w14:textId="3DB36B73" w:rsidR="0025FF98" w:rsidRDefault="0025FF98">
            <w:r w:rsidRPr="0025FF98">
              <w:rPr>
                <w:rFonts w:ascii="Calibri" w:eastAsia="Calibri" w:hAnsi="Calibri" w:cs="Calibri"/>
                <w:color w:val="000000" w:themeColor="text1"/>
              </w:rPr>
              <w:t>96000</w:t>
            </w:r>
          </w:p>
        </w:tc>
        <w:tc>
          <w:tcPr>
            <w:tcW w:w="1050" w:type="dxa"/>
          </w:tcPr>
          <w:p w14:paraId="58411D52" w14:textId="0F21B14C" w:rsidR="4E0B2BB0" w:rsidRDefault="4E0B2BB0" w:rsidP="3AC7AB2D">
            <w:pPr>
              <w:rPr>
                <w:rFonts w:ascii="Calibri" w:eastAsia="Calibri" w:hAnsi="Calibri" w:cs="Calibri"/>
                <w:color w:val="000000" w:themeColor="text1"/>
              </w:rPr>
            </w:pPr>
            <w:r w:rsidRPr="3AC7AB2D">
              <w:rPr>
                <w:rFonts w:ascii="Calibri" w:eastAsia="Calibri" w:hAnsi="Calibri" w:cs="Calibri"/>
                <w:color w:val="000000" w:themeColor="text1"/>
              </w:rPr>
              <w:t>2580</w:t>
            </w:r>
            <w:r w:rsidR="460C76F9" w:rsidRPr="3AC7AB2D">
              <w:rPr>
                <w:rFonts w:ascii="Calibri" w:eastAsia="Calibri" w:hAnsi="Calibri" w:cs="Calibri"/>
                <w:color w:val="000000" w:themeColor="text1"/>
              </w:rPr>
              <w:t>0</w:t>
            </w:r>
          </w:p>
        </w:tc>
        <w:tc>
          <w:tcPr>
            <w:tcW w:w="863" w:type="dxa"/>
          </w:tcPr>
          <w:p w14:paraId="1F545A13" w14:textId="586EBA1C" w:rsidR="0025FF98" w:rsidRDefault="0025FF98">
            <w:r w:rsidRPr="0025FF98">
              <w:rPr>
                <w:rFonts w:ascii="Calibri" w:eastAsia="Calibri" w:hAnsi="Calibri" w:cs="Calibri"/>
                <w:color w:val="000000" w:themeColor="text1"/>
              </w:rPr>
              <w:t>28136</w:t>
            </w:r>
          </w:p>
        </w:tc>
        <w:tc>
          <w:tcPr>
            <w:tcW w:w="989" w:type="dxa"/>
          </w:tcPr>
          <w:p w14:paraId="00EDEE3E" w14:textId="16E0C34F" w:rsidR="0025FF98" w:rsidRDefault="0025FF98">
            <w:r w:rsidRPr="0025FF98">
              <w:rPr>
                <w:rFonts w:ascii="Calibri" w:eastAsia="Calibri" w:hAnsi="Calibri" w:cs="Calibri"/>
                <w:color w:val="000000" w:themeColor="text1"/>
              </w:rPr>
              <w:t>37532</w:t>
            </w:r>
          </w:p>
        </w:tc>
        <w:tc>
          <w:tcPr>
            <w:tcW w:w="1120" w:type="dxa"/>
          </w:tcPr>
          <w:p w14:paraId="06BF1293" w14:textId="330431CA" w:rsidR="0025FF98" w:rsidRDefault="0025FF98">
            <w:r w:rsidRPr="0025FF98">
              <w:rPr>
                <w:rFonts w:ascii="Calibri" w:eastAsia="Calibri" w:hAnsi="Calibri" w:cs="Calibri"/>
                <w:color w:val="000000" w:themeColor="text1"/>
              </w:rPr>
              <w:t>36900</w:t>
            </w:r>
          </w:p>
        </w:tc>
        <w:tc>
          <w:tcPr>
            <w:tcW w:w="992" w:type="dxa"/>
          </w:tcPr>
          <w:p w14:paraId="61972A09" w14:textId="21CC0539" w:rsidR="796C3831" w:rsidRDefault="796C3831" w:rsidP="0025FF98">
            <w:pPr>
              <w:rPr>
                <w:rFonts w:ascii="Calibri" w:eastAsia="Calibri" w:hAnsi="Calibri" w:cs="Calibri"/>
                <w:color w:val="000000" w:themeColor="text1"/>
              </w:rPr>
            </w:pPr>
            <w:r w:rsidRPr="0025FF98">
              <w:rPr>
                <w:rFonts w:ascii="Calibri" w:eastAsia="Calibri" w:hAnsi="Calibri" w:cs="Calibri"/>
                <w:color w:val="000000" w:themeColor="text1"/>
              </w:rPr>
              <w:t>11000</w:t>
            </w:r>
          </w:p>
        </w:tc>
        <w:tc>
          <w:tcPr>
            <w:tcW w:w="992" w:type="dxa"/>
          </w:tcPr>
          <w:p w14:paraId="42DE9044" w14:textId="19EB9DDF" w:rsidR="0025FF98" w:rsidRDefault="0025FF98">
            <w:r w:rsidRPr="0025FF98">
              <w:rPr>
                <w:rFonts w:ascii="Calibri" w:eastAsia="Calibri" w:hAnsi="Calibri" w:cs="Calibri"/>
                <w:color w:val="000000" w:themeColor="text1"/>
              </w:rPr>
              <w:t>10815</w:t>
            </w:r>
          </w:p>
        </w:tc>
      </w:tr>
      <w:tr w:rsidR="0025FF98" w14:paraId="36F349C1" w14:textId="77777777" w:rsidTr="3AC7AB2D">
        <w:trPr>
          <w:trHeight w:val="285"/>
        </w:trPr>
        <w:tc>
          <w:tcPr>
            <w:tcW w:w="1215" w:type="dxa"/>
          </w:tcPr>
          <w:p w14:paraId="3CC2E57E" w14:textId="30F05A16" w:rsidR="71DDDCCB" w:rsidRDefault="71DDDCCB">
            <w:r w:rsidRPr="0025FF98">
              <w:rPr>
                <w:rFonts w:ascii="Calibri" w:eastAsia="Calibri" w:hAnsi="Calibri" w:cs="Calibri"/>
                <w:color w:val="000000" w:themeColor="text1"/>
              </w:rPr>
              <w:t>G</w:t>
            </w:r>
            <w:r w:rsidR="0025FF98" w:rsidRPr="0025FF98">
              <w:rPr>
                <w:rFonts w:ascii="Calibri" w:eastAsia="Calibri" w:hAnsi="Calibri" w:cs="Calibri"/>
                <w:color w:val="000000" w:themeColor="text1"/>
              </w:rPr>
              <w:t>riddle</w:t>
            </w:r>
          </w:p>
        </w:tc>
        <w:tc>
          <w:tcPr>
            <w:tcW w:w="1065" w:type="dxa"/>
          </w:tcPr>
          <w:p w14:paraId="60F6D398" w14:textId="1CC1431B" w:rsidR="0025FF98" w:rsidRDefault="0025FF98">
            <w:r w:rsidRPr="0025FF98">
              <w:rPr>
                <w:rFonts w:ascii="Calibri" w:eastAsia="Calibri" w:hAnsi="Calibri" w:cs="Calibri"/>
                <w:color w:val="000000" w:themeColor="text1"/>
              </w:rPr>
              <w:t>69946</w:t>
            </w:r>
          </w:p>
        </w:tc>
        <w:tc>
          <w:tcPr>
            <w:tcW w:w="1075" w:type="dxa"/>
          </w:tcPr>
          <w:p w14:paraId="754C9477" w14:textId="03110632" w:rsidR="0025FF98" w:rsidRDefault="0025FF98">
            <w:r w:rsidRPr="0025FF98">
              <w:rPr>
                <w:rFonts w:ascii="Calibri" w:eastAsia="Calibri" w:hAnsi="Calibri" w:cs="Calibri"/>
                <w:color w:val="000000" w:themeColor="text1"/>
              </w:rPr>
              <w:t>90000</w:t>
            </w:r>
          </w:p>
        </w:tc>
        <w:tc>
          <w:tcPr>
            <w:tcW w:w="1050" w:type="dxa"/>
          </w:tcPr>
          <w:p w14:paraId="310E05CC" w14:textId="0418D350" w:rsidR="2155CF7E" w:rsidRDefault="2155CF7E" w:rsidP="3AC7AB2D">
            <w:pPr>
              <w:rPr>
                <w:rFonts w:ascii="Calibri" w:eastAsia="Calibri" w:hAnsi="Calibri" w:cs="Calibri"/>
                <w:color w:val="000000" w:themeColor="text1"/>
              </w:rPr>
            </w:pPr>
            <w:r w:rsidRPr="3AC7AB2D">
              <w:rPr>
                <w:rFonts w:ascii="Calibri" w:eastAsia="Calibri" w:hAnsi="Calibri" w:cs="Calibri"/>
                <w:color w:val="000000" w:themeColor="text1"/>
              </w:rPr>
              <w:t>2050</w:t>
            </w:r>
            <w:r w:rsidR="047D0DB8" w:rsidRPr="3AC7AB2D">
              <w:rPr>
                <w:rFonts w:ascii="Calibri" w:eastAsia="Calibri" w:hAnsi="Calibri" w:cs="Calibri"/>
                <w:color w:val="000000" w:themeColor="text1"/>
              </w:rPr>
              <w:t>0</w:t>
            </w:r>
          </w:p>
        </w:tc>
        <w:tc>
          <w:tcPr>
            <w:tcW w:w="863" w:type="dxa"/>
          </w:tcPr>
          <w:p w14:paraId="027C7FF2" w14:textId="27CAD8C4" w:rsidR="0025FF98" w:rsidRDefault="0025FF98">
            <w:r w:rsidRPr="0025FF98">
              <w:rPr>
                <w:rFonts w:ascii="Calibri" w:eastAsia="Calibri" w:hAnsi="Calibri" w:cs="Calibri"/>
                <w:color w:val="000000" w:themeColor="text1"/>
              </w:rPr>
              <w:t>26377</w:t>
            </w:r>
          </w:p>
        </w:tc>
        <w:tc>
          <w:tcPr>
            <w:tcW w:w="989" w:type="dxa"/>
          </w:tcPr>
          <w:p w14:paraId="5E12F287" w14:textId="0663F110" w:rsidR="0025FF98" w:rsidRDefault="0025FF98">
            <w:r w:rsidRPr="0025FF98">
              <w:rPr>
                <w:rFonts w:ascii="Calibri" w:eastAsia="Calibri" w:hAnsi="Calibri" w:cs="Calibri"/>
                <w:color w:val="000000" w:themeColor="text1"/>
              </w:rPr>
              <w:t>40944</w:t>
            </w:r>
          </w:p>
        </w:tc>
        <w:tc>
          <w:tcPr>
            <w:tcW w:w="1120" w:type="dxa"/>
          </w:tcPr>
          <w:p w14:paraId="349B9BFC" w14:textId="005C7C08" w:rsidR="0025FF98" w:rsidRDefault="0025FF98">
            <w:r w:rsidRPr="0025FF98">
              <w:rPr>
                <w:rFonts w:ascii="Calibri" w:eastAsia="Calibri" w:hAnsi="Calibri" w:cs="Calibri"/>
                <w:color w:val="000000" w:themeColor="text1"/>
              </w:rPr>
              <w:t>58400</w:t>
            </w:r>
          </w:p>
        </w:tc>
        <w:tc>
          <w:tcPr>
            <w:tcW w:w="992" w:type="dxa"/>
          </w:tcPr>
          <w:p w14:paraId="40CE510D" w14:textId="592A4DD5" w:rsidR="22C27537" w:rsidRDefault="22C27537" w:rsidP="0025FF98">
            <w:pPr>
              <w:rPr>
                <w:rFonts w:ascii="Calibri" w:eastAsia="Calibri" w:hAnsi="Calibri" w:cs="Calibri"/>
                <w:color w:val="000000" w:themeColor="text1"/>
              </w:rPr>
            </w:pPr>
            <w:r w:rsidRPr="0025FF98">
              <w:rPr>
                <w:rFonts w:ascii="Calibri" w:eastAsia="Calibri" w:hAnsi="Calibri" w:cs="Calibri"/>
                <w:color w:val="000000" w:themeColor="text1"/>
              </w:rPr>
              <w:t>12000</w:t>
            </w:r>
          </w:p>
        </w:tc>
        <w:tc>
          <w:tcPr>
            <w:tcW w:w="992" w:type="dxa"/>
          </w:tcPr>
          <w:p w14:paraId="4998190E" w14:textId="783F25DD" w:rsidR="0025FF98" w:rsidRDefault="0025FF98">
            <w:r w:rsidRPr="0025FF98">
              <w:rPr>
                <w:rFonts w:ascii="Calibri" w:eastAsia="Calibri" w:hAnsi="Calibri" w:cs="Calibri"/>
                <w:color w:val="000000" w:themeColor="text1"/>
              </w:rPr>
              <w:t>17116</w:t>
            </w:r>
          </w:p>
        </w:tc>
      </w:tr>
      <w:tr w:rsidR="0025FF98" w14:paraId="4394B6EA" w14:textId="77777777" w:rsidTr="3AC7AB2D">
        <w:trPr>
          <w:trHeight w:val="285"/>
        </w:trPr>
        <w:tc>
          <w:tcPr>
            <w:tcW w:w="1215" w:type="dxa"/>
          </w:tcPr>
          <w:p w14:paraId="30FD8493" w14:textId="324FDD66" w:rsidR="1D8625E1" w:rsidRDefault="1D8625E1" w:rsidP="0025FF98">
            <w:pPr>
              <w:rPr>
                <w:rFonts w:ascii="Calibri" w:eastAsia="Calibri" w:hAnsi="Calibri" w:cs="Calibri"/>
                <w:color w:val="000000" w:themeColor="text1"/>
              </w:rPr>
            </w:pPr>
            <w:r w:rsidRPr="0025FF98">
              <w:rPr>
                <w:rFonts w:ascii="Calibri" w:eastAsia="Calibri" w:hAnsi="Calibri" w:cs="Calibri"/>
                <w:color w:val="000000" w:themeColor="text1"/>
              </w:rPr>
              <w:t>Fr</w:t>
            </w:r>
            <w:r w:rsidR="0025FF98" w:rsidRPr="0025FF98">
              <w:rPr>
                <w:rFonts w:ascii="Calibri" w:eastAsia="Calibri" w:hAnsi="Calibri" w:cs="Calibri"/>
                <w:color w:val="000000" w:themeColor="text1"/>
              </w:rPr>
              <w:t>yer</w:t>
            </w:r>
          </w:p>
        </w:tc>
        <w:tc>
          <w:tcPr>
            <w:tcW w:w="1065" w:type="dxa"/>
          </w:tcPr>
          <w:p w14:paraId="35C4DA97" w14:textId="0B74A606" w:rsidR="0025FF98" w:rsidRDefault="0025FF98">
            <w:r w:rsidRPr="0025FF98">
              <w:rPr>
                <w:rFonts w:ascii="Calibri" w:eastAsia="Calibri" w:hAnsi="Calibri" w:cs="Calibri"/>
                <w:color w:val="000000" w:themeColor="text1"/>
              </w:rPr>
              <w:t>16411</w:t>
            </w:r>
            <w:r w:rsidR="50980109" w:rsidRPr="0025FF98">
              <w:rPr>
                <w:rFonts w:ascii="Calibri" w:eastAsia="Calibri" w:hAnsi="Calibri" w:cs="Calibri"/>
                <w:color w:val="000000" w:themeColor="text1"/>
              </w:rPr>
              <w:t>7</w:t>
            </w:r>
          </w:p>
        </w:tc>
        <w:tc>
          <w:tcPr>
            <w:tcW w:w="1075" w:type="dxa"/>
          </w:tcPr>
          <w:p w14:paraId="10EC092C" w14:textId="42ED4F7B" w:rsidR="0025FF98" w:rsidRDefault="0025FF98">
            <w:r w:rsidRPr="0025FF98">
              <w:rPr>
                <w:rFonts w:ascii="Calibri" w:eastAsia="Calibri" w:hAnsi="Calibri" w:cs="Calibri"/>
                <w:color w:val="000000" w:themeColor="text1"/>
              </w:rPr>
              <w:t>80000</w:t>
            </w:r>
          </w:p>
        </w:tc>
        <w:tc>
          <w:tcPr>
            <w:tcW w:w="1050" w:type="dxa"/>
          </w:tcPr>
          <w:p w14:paraId="7DF41115" w14:textId="3B1078A6" w:rsidR="38ED2449" w:rsidRDefault="38ED2449" w:rsidP="0025FF98">
            <w:pPr>
              <w:rPr>
                <w:rFonts w:ascii="Calibri" w:eastAsia="Calibri" w:hAnsi="Calibri" w:cs="Calibri"/>
                <w:color w:val="000000" w:themeColor="text1"/>
              </w:rPr>
            </w:pPr>
            <w:r w:rsidRPr="0025FF98">
              <w:rPr>
                <w:rFonts w:ascii="Calibri" w:eastAsia="Calibri" w:hAnsi="Calibri" w:cs="Calibri"/>
                <w:color w:val="000000" w:themeColor="text1"/>
              </w:rPr>
              <w:t>4810</w:t>
            </w:r>
            <w:r w:rsidR="79CFEF35" w:rsidRPr="0025FF98">
              <w:rPr>
                <w:rFonts w:ascii="Calibri" w:eastAsia="Calibri" w:hAnsi="Calibri" w:cs="Calibri"/>
                <w:color w:val="000000" w:themeColor="text1"/>
              </w:rPr>
              <w:t>0</w:t>
            </w:r>
          </w:p>
        </w:tc>
        <w:tc>
          <w:tcPr>
            <w:tcW w:w="863" w:type="dxa"/>
          </w:tcPr>
          <w:p w14:paraId="66BDF889" w14:textId="2710C8D2" w:rsidR="0025FF98" w:rsidRDefault="0025FF98">
            <w:r w:rsidRPr="0025FF98">
              <w:rPr>
                <w:rFonts w:ascii="Calibri" w:eastAsia="Calibri" w:hAnsi="Calibri" w:cs="Calibri"/>
                <w:color w:val="000000" w:themeColor="text1"/>
              </w:rPr>
              <w:t>23447</w:t>
            </w:r>
          </w:p>
        </w:tc>
        <w:tc>
          <w:tcPr>
            <w:tcW w:w="989" w:type="dxa"/>
          </w:tcPr>
          <w:p w14:paraId="63FF68CA" w14:textId="44D1DCC6" w:rsidR="0025FF98" w:rsidRDefault="0025FF98">
            <w:r w:rsidRPr="0025FF98">
              <w:rPr>
                <w:rFonts w:ascii="Calibri" w:eastAsia="Calibri" w:hAnsi="Calibri" w:cs="Calibri"/>
                <w:color w:val="000000" w:themeColor="text1"/>
              </w:rPr>
              <w:t>75064</w:t>
            </w:r>
          </w:p>
        </w:tc>
        <w:tc>
          <w:tcPr>
            <w:tcW w:w="1120" w:type="dxa"/>
          </w:tcPr>
          <w:p w14:paraId="1FABE607" w14:textId="23ED7FB1" w:rsidR="0025FF98" w:rsidRDefault="0025FF98">
            <w:r w:rsidRPr="0025FF98">
              <w:rPr>
                <w:rFonts w:ascii="Calibri" w:eastAsia="Calibri" w:hAnsi="Calibri" w:cs="Calibri"/>
                <w:color w:val="000000" w:themeColor="text1"/>
              </w:rPr>
              <w:t>47800</w:t>
            </w:r>
          </w:p>
        </w:tc>
        <w:tc>
          <w:tcPr>
            <w:tcW w:w="992" w:type="dxa"/>
          </w:tcPr>
          <w:p w14:paraId="3567009E" w14:textId="3DC667F6" w:rsidR="0E35FC1F" w:rsidRDefault="0E35FC1F" w:rsidP="0025FF98">
            <w:pPr>
              <w:rPr>
                <w:rFonts w:ascii="Calibri" w:eastAsia="Calibri" w:hAnsi="Calibri" w:cs="Calibri"/>
                <w:color w:val="000000" w:themeColor="text1"/>
              </w:rPr>
            </w:pPr>
            <w:r w:rsidRPr="0025FF98">
              <w:rPr>
                <w:rFonts w:ascii="Calibri" w:eastAsia="Calibri" w:hAnsi="Calibri" w:cs="Calibri"/>
                <w:color w:val="000000" w:themeColor="text1"/>
              </w:rPr>
              <w:t>22000</w:t>
            </w:r>
          </w:p>
        </w:tc>
        <w:tc>
          <w:tcPr>
            <w:tcW w:w="992" w:type="dxa"/>
          </w:tcPr>
          <w:p w14:paraId="06D64762" w14:textId="0A56B5F1" w:rsidR="0025FF98" w:rsidRDefault="0025FF98">
            <w:r w:rsidRPr="0025FF98">
              <w:rPr>
                <w:rFonts w:ascii="Calibri" w:eastAsia="Calibri" w:hAnsi="Calibri" w:cs="Calibri"/>
                <w:color w:val="000000" w:themeColor="text1"/>
              </w:rPr>
              <w:t>14009</w:t>
            </w:r>
          </w:p>
        </w:tc>
      </w:tr>
      <w:tr w:rsidR="0025FF98" w14:paraId="5CEB8953" w14:textId="77777777" w:rsidTr="3AC7AB2D">
        <w:trPr>
          <w:trHeight w:val="285"/>
        </w:trPr>
        <w:tc>
          <w:tcPr>
            <w:tcW w:w="1215" w:type="dxa"/>
          </w:tcPr>
          <w:p w14:paraId="24553D04" w14:textId="03514676" w:rsidR="64129549" w:rsidRDefault="64129549">
            <w:r w:rsidRPr="0025FF98">
              <w:rPr>
                <w:rFonts w:ascii="Calibri" w:eastAsia="Calibri" w:hAnsi="Calibri" w:cs="Calibri"/>
                <w:color w:val="000000" w:themeColor="text1"/>
              </w:rPr>
              <w:t>O</w:t>
            </w:r>
            <w:r w:rsidR="0025FF98" w:rsidRPr="0025FF98">
              <w:rPr>
                <w:rFonts w:ascii="Calibri" w:eastAsia="Calibri" w:hAnsi="Calibri" w:cs="Calibri"/>
                <w:color w:val="000000" w:themeColor="text1"/>
              </w:rPr>
              <w:t>ven</w:t>
            </w:r>
          </w:p>
        </w:tc>
        <w:tc>
          <w:tcPr>
            <w:tcW w:w="1065" w:type="dxa"/>
          </w:tcPr>
          <w:p w14:paraId="2A81BCC7" w14:textId="2D70B7D1" w:rsidR="0025FF98" w:rsidRDefault="0025FF98">
            <w:r w:rsidRPr="0025FF98">
              <w:rPr>
                <w:rFonts w:ascii="Calibri" w:eastAsia="Calibri" w:hAnsi="Calibri" w:cs="Calibri"/>
                <w:color w:val="000000" w:themeColor="text1"/>
              </w:rPr>
              <w:t>55957</w:t>
            </w:r>
          </w:p>
        </w:tc>
        <w:tc>
          <w:tcPr>
            <w:tcW w:w="1075" w:type="dxa"/>
          </w:tcPr>
          <w:p w14:paraId="029E39B1" w14:textId="77AD948C" w:rsidR="0025FF98" w:rsidRDefault="0025FF98">
            <w:r w:rsidRPr="0025FF98">
              <w:rPr>
                <w:rFonts w:ascii="Calibri" w:eastAsia="Calibri" w:hAnsi="Calibri" w:cs="Calibri"/>
                <w:color w:val="000000" w:themeColor="text1"/>
              </w:rPr>
              <w:t>44000</w:t>
            </w:r>
          </w:p>
        </w:tc>
        <w:tc>
          <w:tcPr>
            <w:tcW w:w="1050" w:type="dxa"/>
          </w:tcPr>
          <w:p w14:paraId="4DA51574" w14:textId="7E9FBFE7" w:rsidR="13A7D9DC" w:rsidRDefault="13A7D9DC" w:rsidP="0025FF98">
            <w:pPr>
              <w:rPr>
                <w:rFonts w:ascii="Calibri" w:eastAsia="Calibri" w:hAnsi="Calibri" w:cs="Calibri"/>
                <w:color w:val="000000" w:themeColor="text1"/>
              </w:rPr>
            </w:pPr>
            <w:r w:rsidRPr="0025FF98">
              <w:rPr>
                <w:rFonts w:ascii="Calibri" w:eastAsia="Calibri" w:hAnsi="Calibri" w:cs="Calibri"/>
                <w:color w:val="000000" w:themeColor="text1"/>
              </w:rPr>
              <w:t>16400</w:t>
            </w:r>
          </w:p>
        </w:tc>
        <w:tc>
          <w:tcPr>
            <w:tcW w:w="863" w:type="dxa"/>
          </w:tcPr>
          <w:p w14:paraId="5B28DE90" w14:textId="3EDD8B41" w:rsidR="0025FF98" w:rsidRDefault="0025FF98">
            <w:r w:rsidRPr="0025FF98">
              <w:rPr>
                <w:rFonts w:ascii="Calibri" w:eastAsia="Calibri" w:hAnsi="Calibri" w:cs="Calibri"/>
                <w:color w:val="000000" w:themeColor="text1"/>
              </w:rPr>
              <w:t>12896</w:t>
            </w:r>
          </w:p>
        </w:tc>
        <w:tc>
          <w:tcPr>
            <w:tcW w:w="989" w:type="dxa"/>
          </w:tcPr>
          <w:p w14:paraId="3FCDED45" w14:textId="77249286" w:rsidR="0025FF98" w:rsidRDefault="0025FF98">
            <w:r w:rsidRPr="0025FF98">
              <w:rPr>
                <w:rFonts w:ascii="Calibri" w:eastAsia="Calibri" w:hAnsi="Calibri" w:cs="Calibri"/>
                <w:color w:val="000000" w:themeColor="text1"/>
              </w:rPr>
              <w:t>51180</w:t>
            </w:r>
          </w:p>
        </w:tc>
        <w:tc>
          <w:tcPr>
            <w:tcW w:w="1120" w:type="dxa"/>
          </w:tcPr>
          <w:p w14:paraId="20502DF0" w14:textId="53811F04" w:rsidR="0025FF98" w:rsidRDefault="0025FF98">
            <w:r w:rsidRPr="0025FF98">
              <w:rPr>
                <w:rFonts w:ascii="Calibri" w:eastAsia="Calibri" w:hAnsi="Calibri" w:cs="Calibri"/>
                <w:color w:val="000000" w:themeColor="text1"/>
              </w:rPr>
              <w:t>41300</w:t>
            </w:r>
          </w:p>
        </w:tc>
        <w:tc>
          <w:tcPr>
            <w:tcW w:w="992" w:type="dxa"/>
          </w:tcPr>
          <w:p w14:paraId="6875A928" w14:textId="7E9DFB24" w:rsidR="20D2A9AF" w:rsidRDefault="20D2A9AF" w:rsidP="0025FF98">
            <w:pPr>
              <w:rPr>
                <w:rFonts w:ascii="Calibri" w:eastAsia="Calibri" w:hAnsi="Calibri" w:cs="Calibri"/>
                <w:color w:val="000000" w:themeColor="text1"/>
              </w:rPr>
            </w:pPr>
            <w:r w:rsidRPr="0025FF98">
              <w:rPr>
                <w:rFonts w:ascii="Calibri" w:eastAsia="Calibri" w:hAnsi="Calibri" w:cs="Calibri"/>
                <w:color w:val="000000" w:themeColor="text1"/>
              </w:rPr>
              <w:t>15000</w:t>
            </w:r>
          </w:p>
        </w:tc>
        <w:tc>
          <w:tcPr>
            <w:tcW w:w="992" w:type="dxa"/>
          </w:tcPr>
          <w:p w14:paraId="5AB9BE7C" w14:textId="2696AA0E" w:rsidR="0025FF98" w:rsidRDefault="0025FF98">
            <w:r w:rsidRPr="0025FF98">
              <w:rPr>
                <w:rFonts w:ascii="Calibri" w:eastAsia="Calibri" w:hAnsi="Calibri" w:cs="Calibri"/>
                <w:color w:val="000000" w:themeColor="text1"/>
              </w:rPr>
              <w:t>12104</w:t>
            </w:r>
          </w:p>
        </w:tc>
      </w:tr>
      <w:tr w:rsidR="0025FF98" w14:paraId="4FE352A1" w14:textId="77777777" w:rsidTr="3AC7AB2D">
        <w:trPr>
          <w:trHeight w:val="285"/>
        </w:trPr>
        <w:tc>
          <w:tcPr>
            <w:tcW w:w="1215" w:type="dxa"/>
          </w:tcPr>
          <w:p w14:paraId="46ACF0CA" w14:textId="6A1CBA9F" w:rsidR="4B374CDB" w:rsidRDefault="4B374CDB" w:rsidP="0025FF98">
            <w:pPr>
              <w:rPr>
                <w:rFonts w:ascii="Calibri" w:eastAsia="Calibri" w:hAnsi="Calibri" w:cs="Calibri"/>
                <w:color w:val="000000" w:themeColor="text1"/>
              </w:rPr>
            </w:pPr>
            <w:r w:rsidRPr="0025FF98">
              <w:rPr>
                <w:rFonts w:ascii="Calibri" w:eastAsia="Calibri" w:hAnsi="Calibri" w:cs="Calibri"/>
                <w:color w:val="000000" w:themeColor="text1"/>
              </w:rPr>
              <w:t>Ra</w:t>
            </w:r>
            <w:r w:rsidR="0025FF98" w:rsidRPr="0025FF98">
              <w:rPr>
                <w:rFonts w:ascii="Calibri" w:eastAsia="Calibri" w:hAnsi="Calibri" w:cs="Calibri"/>
                <w:color w:val="000000" w:themeColor="text1"/>
              </w:rPr>
              <w:t>nge</w:t>
            </w:r>
          </w:p>
        </w:tc>
        <w:tc>
          <w:tcPr>
            <w:tcW w:w="1065" w:type="dxa"/>
          </w:tcPr>
          <w:p w14:paraId="5BF76C36" w14:textId="50747842" w:rsidR="0025FF98" w:rsidRDefault="0025FF98">
            <w:r w:rsidRPr="0025FF98">
              <w:rPr>
                <w:rFonts w:ascii="Calibri" w:eastAsia="Calibri" w:hAnsi="Calibri" w:cs="Calibri"/>
                <w:color w:val="000000" w:themeColor="text1"/>
              </w:rPr>
              <w:t>179130</w:t>
            </w:r>
          </w:p>
        </w:tc>
        <w:tc>
          <w:tcPr>
            <w:tcW w:w="1075" w:type="dxa"/>
          </w:tcPr>
          <w:p w14:paraId="0A74C58E" w14:textId="4812DD80" w:rsidR="0025FF98" w:rsidRDefault="0025FF98">
            <w:r w:rsidRPr="0025FF98">
              <w:rPr>
                <w:rFonts w:ascii="Calibri" w:eastAsia="Calibri" w:hAnsi="Calibri" w:cs="Calibri"/>
                <w:color w:val="000000" w:themeColor="text1"/>
              </w:rPr>
              <w:t>145000</w:t>
            </w:r>
          </w:p>
        </w:tc>
        <w:tc>
          <w:tcPr>
            <w:tcW w:w="1050" w:type="dxa"/>
          </w:tcPr>
          <w:p w14:paraId="538AAF22" w14:textId="09334CB1" w:rsidR="60ECB697" w:rsidRDefault="60ECB697" w:rsidP="0025FF98">
            <w:pPr>
              <w:rPr>
                <w:rFonts w:ascii="Calibri" w:eastAsia="Calibri" w:hAnsi="Calibri" w:cs="Calibri"/>
                <w:color w:val="000000" w:themeColor="text1"/>
              </w:rPr>
            </w:pPr>
            <w:r w:rsidRPr="0025FF98">
              <w:rPr>
                <w:rFonts w:ascii="Calibri" w:eastAsia="Calibri" w:hAnsi="Calibri" w:cs="Calibri"/>
                <w:color w:val="000000" w:themeColor="text1"/>
              </w:rPr>
              <w:t>52500</w:t>
            </w:r>
          </w:p>
        </w:tc>
        <w:tc>
          <w:tcPr>
            <w:tcW w:w="863" w:type="dxa"/>
          </w:tcPr>
          <w:p w14:paraId="03AAD5E0" w14:textId="7429AA7B" w:rsidR="0025FF98" w:rsidRDefault="0025FF98">
            <w:r w:rsidRPr="0025FF98">
              <w:rPr>
                <w:rFonts w:ascii="Calibri" w:eastAsia="Calibri" w:hAnsi="Calibri" w:cs="Calibri"/>
                <w:color w:val="000000" w:themeColor="text1"/>
              </w:rPr>
              <w:t>42497</w:t>
            </w:r>
          </w:p>
        </w:tc>
        <w:tc>
          <w:tcPr>
            <w:tcW w:w="989" w:type="dxa"/>
          </w:tcPr>
          <w:p w14:paraId="0138F960" w14:textId="1030469E" w:rsidR="0025FF98" w:rsidRDefault="0025FF98">
            <w:r w:rsidRPr="0025FF98">
              <w:rPr>
                <w:rFonts w:ascii="Calibri" w:eastAsia="Calibri" w:hAnsi="Calibri" w:cs="Calibri"/>
                <w:color w:val="000000" w:themeColor="text1"/>
              </w:rPr>
              <w:t>40944</w:t>
            </w:r>
          </w:p>
        </w:tc>
        <w:tc>
          <w:tcPr>
            <w:tcW w:w="1120" w:type="dxa"/>
          </w:tcPr>
          <w:p w14:paraId="05893A1F" w14:textId="5D2B199C" w:rsidR="0025FF98" w:rsidRDefault="0025FF98">
            <w:r w:rsidRPr="0025FF98">
              <w:rPr>
                <w:rFonts w:ascii="Calibri" w:eastAsia="Calibri" w:hAnsi="Calibri" w:cs="Calibri"/>
                <w:color w:val="000000" w:themeColor="text1"/>
              </w:rPr>
              <w:t>71700</w:t>
            </w:r>
          </w:p>
        </w:tc>
        <w:tc>
          <w:tcPr>
            <w:tcW w:w="992" w:type="dxa"/>
          </w:tcPr>
          <w:p w14:paraId="74848DC5" w14:textId="7C18DEDC" w:rsidR="62B081B6" w:rsidRDefault="62B081B6" w:rsidP="0025FF98">
            <w:pPr>
              <w:rPr>
                <w:rFonts w:ascii="Calibri" w:eastAsia="Calibri" w:hAnsi="Calibri" w:cs="Calibri"/>
                <w:color w:val="000000" w:themeColor="text1"/>
              </w:rPr>
            </w:pPr>
            <w:r w:rsidRPr="0025FF98">
              <w:rPr>
                <w:rFonts w:ascii="Calibri" w:eastAsia="Calibri" w:hAnsi="Calibri" w:cs="Calibri"/>
                <w:color w:val="000000" w:themeColor="text1"/>
              </w:rPr>
              <w:t>12000</w:t>
            </w:r>
          </w:p>
        </w:tc>
        <w:tc>
          <w:tcPr>
            <w:tcW w:w="992" w:type="dxa"/>
          </w:tcPr>
          <w:p w14:paraId="15F93ED2" w14:textId="341FC80D" w:rsidR="0025FF98" w:rsidRDefault="0025FF98">
            <w:r w:rsidRPr="0025FF98">
              <w:rPr>
                <w:rFonts w:ascii="Calibri" w:eastAsia="Calibri" w:hAnsi="Calibri" w:cs="Calibri"/>
                <w:color w:val="000000" w:themeColor="text1"/>
              </w:rPr>
              <w:t>21014</w:t>
            </w:r>
          </w:p>
        </w:tc>
      </w:tr>
      <w:tr w:rsidR="0025FF98" w14:paraId="08EB8F38" w14:textId="77777777" w:rsidTr="3AC7AB2D">
        <w:trPr>
          <w:trHeight w:val="285"/>
        </w:trPr>
        <w:tc>
          <w:tcPr>
            <w:tcW w:w="1215" w:type="dxa"/>
          </w:tcPr>
          <w:p w14:paraId="6C86BA4D" w14:textId="37DFC9FD" w:rsidR="1992C164" w:rsidRDefault="1992C164">
            <w:r w:rsidRPr="0025FF98">
              <w:rPr>
                <w:rFonts w:ascii="Calibri" w:eastAsia="Calibri" w:hAnsi="Calibri" w:cs="Calibri"/>
                <w:color w:val="000000" w:themeColor="text1"/>
              </w:rPr>
              <w:t>S</w:t>
            </w:r>
            <w:r w:rsidR="0025FF98" w:rsidRPr="0025FF98">
              <w:rPr>
                <w:rFonts w:ascii="Calibri" w:eastAsia="Calibri" w:hAnsi="Calibri" w:cs="Calibri"/>
                <w:color w:val="000000" w:themeColor="text1"/>
              </w:rPr>
              <w:t>teamer</w:t>
            </w:r>
          </w:p>
        </w:tc>
        <w:tc>
          <w:tcPr>
            <w:tcW w:w="1065" w:type="dxa"/>
          </w:tcPr>
          <w:p w14:paraId="0A282574" w14:textId="20FEE163" w:rsidR="0025FF98" w:rsidRDefault="0025FF98">
            <w:r w:rsidRPr="0025FF98">
              <w:rPr>
                <w:rFonts w:ascii="Calibri" w:eastAsia="Calibri" w:hAnsi="Calibri" w:cs="Calibri"/>
                <w:color w:val="000000" w:themeColor="text1"/>
              </w:rPr>
              <w:t>209838</w:t>
            </w:r>
          </w:p>
        </w:tc>
        <w:tc>
          <w:tcPr>
            <w:tcW w:w="1075" w:type="dxa"/>
          </w:tcPr>
          <w:p w14:paraId="2F1839CD" w14:textId="57B56D00" w:rsidR="0025FF98" w:rsidRDefault="0025FF98">
            <w:r w:rsidRPr="0025FF98">
              <w:rPr>
                <w:rFonts w:ascii="Calibri" w:eastAsia="Calibri" w:hAnsi="Calibri" w:cs="Calibri"/>
                <w:color w:val="000000" w:themeColor="text1"/>
              </w:rPr>
              <w:t>200000</w:t>
            </w:r>
          </w:p>
        </w:tc>
        <w:tc>
          <w:tcPr>
            <w:tcW w:w="1050" w:type="dxa"/>
          </w:tcPr>
          <w:p w14:paraId="0DFC2A99" w14:textId="191689A3" w:rsidR="3FCFDBAA" w:rsidRDefault="3FCFDBAA" w:rsidP="0025FF98">
            <w:pPr>
              <w:rPr>
                <w:rFonts w:ascii="Calibri" w:eastAsia="Calibri" w:hAnsi="Calibri" w:cs="Calibri"/>
                <w:color w:val="000000" w:themeColor="text1"/>
              </w:rPr>
            </w:pPr>
            <w:r w:rsidRPr="0025FF98">
              <w:rPr>
                <w:rFonts w:ascii="Calibri" w:eastAsia="Calibri" w:hAnsi="Calibri" w:cs="Calibri"/>
                <w:color w:val="000000" w:themeColor="text1"/>
              </w:rPr>
              <w:t>61500</w:t>
            </w:r>
          </w:p>
        </w:tc>
        <w:tc>
          <w:tcPr>
            <w:tcW w:w="863" w:type="dxa"/>
          </w:tcPr>
          <w:p w14:paraId="000FAD0D" w14:textId="38CA5EC2" w:rsidR="0025FF98" w:rsidRDefault="0025FF98">
            <w:r w:rsidRPr="0025FF98">
              <w:rPr>
                <w:rFonts w:ascii="Calibri" w:eastAsia="Calibri" w:hAnsi="Calibri" w:cs="Calibri"/>
                <w:color w:val="000000" w:themeColor="text1"/>
              </w:rPr>
              <w:t>58617</w:t>
            </w:r>
          </w:p>
        </w:tc>
        <w:tc>
          <w:tcPr>
            <w:tcW w:w="989" w:type="dxa"/>
          </w:tcPr>
          <w:p w14:paraId="600CD2A3" w14:textId="61EEE0AA" w:rsidR="0025FF98" w:rsidRDefault="0025FF98">
            <w:r w:rsidRPr="0025FF98">
              <w:rPr>
                <w:rFonts w:ascii="Calibri" w:eastAsia="Calibri" w:hAnsi="Calibri" w:cs="Calibri"/>
                <w:color w:val="000000" w:themeColor="text1"/>
              </w:rPr>
              <w:t>51180</w:t>
            </w:r>
          </w:p>
        </w:tc>
        <w:tc>
          <w:tcPr>
            <w:tcW w:w="1120" w:type="dxa"/>
          </w:tcPr>
          <w:p w14:paraId="14B323A6" w14:textId="624AF542" w:rsidR="0025FF98" w:rsidRDefault="0025FF98">
            <w:r w:rsidRPr="0025FF98">
              <w:rPr>
                <w:rFonts w:ascii="Calibri" w:eastAsia="Calibri" w:hAnsi="Calibri" w:cs="Calibri"/>
                <w:color w:val="000000" w:themeColor="text1"/>
              </w:rPr>
              <w:t>92000</w:t>
            </w:r>
          </w:p>
        </w:tc>
        <w:tc>
          <w:tcPr>
            <w:tcW w:w="992" w:type="dxa"/>
          </w:tcPr>
          <w:p w14:paraId="75281CA6" w14:textId="1E0E1B30" w:rsidR="3C59859A" w:rsidRDefault="3C59859A" w:rsidP="0025FF98">
            <w:pPr>
              <w:rPr>
                <w:rFonts w:ascii="Calibri" w:eastAsia="Calibri" w:hAnsi="Calibri" w:cs="Calibri"/>
                <w:color w:val="000000" w:themeColor="text1"/>
              </w:rPr>
            </w:pPr>
            <w:r w:rsidRPr="0025FF98">
              <w:rPr>
                <w:rFonts w:ascii="Calibri" w:eastAsia="Calibri" w:hAnsi="Calibri" w:cs="Calibri"/>
                <w:color w:val="000000" w:themeColor="text1"/>
              </w:rPr>
              <w:t>15000</w:t>
            </w:r>
          </w:p>
        </w:tc>
        <w:tc>
          <w:tcPr>
            <w:tcW w:w="992" w:type="dxa"/>
          </w:tcPr>
          <w:p w14:paraId="68630524" w14:textId="7BE1D13E" w:rsidR="0025FF98" w:rsidRDefault="0025FF98">
            <w:r w:rsidRPr="0025FF98">
              <w:rPr>
                <w:rFonts w:ascii="Calibri" w:eastAsia="Calibri" w:hAnsi="Calibri" w:cs="Calibri"/>
                <w:color w:val="000000" w:themeColor="text1"/>
              </w:rPr>
              <w:t>26964</w:t>
            </w:r>
          </w:p>
        </w:tc>
      </w:tr>
    </w:tbl>
    <w:p w14:paraId="0E23CF2E" w14:textId="3DD910D2" w:rsidR="00CB289C" w:rsidRDefault="093BA87A" w:rsidP="0A44A4EB">
      <w:pPr>
        <w:keepNext/>
        <w:keepLines/>
        <w:spacing w:before="120"/>
        <w:rPr>
          <w:rFonts w:ascii="Calibri Light" w:eastAsia="Calibri Light" w:hAnsi="Calibri Light" w:cs="Calibri Light"/>
          <w:color w:val="2F5496" w:themeColor="accent1" w:themeShade="BF"/>
          <w:sz w:val="32"/>
          <w:szCs w:val="32"/>
        </w:rPr>
      </w:pPr>
      <w:r w:rsidRPr="0A44A4EB">
        <w:rPr>
          <w:rFonts w:ascii="Calibri" w:eastAsia="Calibri" w:hAnsi="Calibri" w:cs="Calibri"/>
          <w:color w:val="000000" w:themeColor="text1"/>
        </w:rPr>
        <w:t>In addition to the design level, the model also requires inputs for fraction latent, radiant, and lost for any gas or electric equipment object.</w:t>
      </w:r>
      <w:r w:rsidR="0091E59E" w:rsidRPr="0A44A4EB">
        <w:rPr>
          <w:rFonts w:ascii="Calibri" w:eastAsia="Calibri" w:hAnsi="Calibri" w:cs="Calibri"/>
          <w:color w:val="000000" w:themeColor="text1"/>
        </w:rPr>
        <w:t xml:space="preserve"> </w:t>
      </w:r>
      <w:r w:rsidRPr="0A44A4EB">
        <w:rPr>
          <w:rFonts w:ascii="Calibri" w:eastAsia="Calibri" w:hAnsi="Calibri" w:cs="Calibri"/>
          <w:color w:val="000000" w:themeColor="text1"/>
        </w:rPr>
        <w:t xml:space="preserve">Previously, </w:t>
      </w:r>
      <w:r w:rsidR="1A92CF87" w:rsidRPr="0A44A4EB">
        <w:rPr>
          <w:rFonts w:ascii="Calibri" w:eastAsia="Calibri" w:hAnsi="Calibri" w:cs="Calibri"/>
          <w:color w:val="000000" w:themeColor="text1"/>
        </w:rPr>
        <w:t xml:space="preserve">the assumptions for every type of equipment were the same. For gas equipment, the fractions latent, radiant, and lost were </w:t>
      </w:r>
      <w:r w:rsidR="5B2539D6" w:rsidRPr="0A44A4EB">
        <w:rPr>
          <w:rFonts w:ascii="Calibri" w:eastAsia="Calibri" w:hAnsi="Calibri" w:cs="Calibri"/>
          <w:color w:val="000000" w:themeColor="text1"/>
        </w:rPr>
        <w:t xml:space="preserve">0.1, 0.2, and 0.7 respectively, and for electric equipment the fractions were 0.25, 0.3, and 0.3. The new fractions are based </w:t>
      </w:r>
      <w:proofErr w:type="gramStart"/>
      <w:r w:rsidR="5B2539D6" w:rsidRPr="0A44A4EB">
        <w:rPr>
          <w:rFonts w:ascii="Calibri" w:eastAsia="Calibri" w:hAnsi="Calibri" w:cs="Calibri"/>
          <w:color w:val="000000" w:themeColor="text1"/>
        </w:rPr>
        <w:t>off of</w:t>
      </w:r>
      <w:proofErr w:type="gramEnd"/>
      <w:r w:rsidR="5B2539D6" w:rsidRPr="0A44A4EB">
        <w:rPr>
          <w:rFonts w:ascii="Calibri" w:eastAsia="Calibri" w:hAnsi="Calibri" w:cs="Calibri"/>
          <w:color w:val="000000" w:themeColor="text1"/>
        </w:rPr>
        <w:t xml:space="preserve"> ASHRAE </w:t>
      </w:r>
      <w:r w:rsidR="6C8B153A" w:rsidRPr="0A44A4EB">
        <w:rPr>
          <w:rFonts w:ascii="Calibri" w:eastAsia="Calibri" w:hAnsi="Calibri" w:cs="Calibri"/>
          <w:color w:val="000000" w:themeColor="text1"/>
        </w:rPr>
        <w:t>Fundamentals and modified slightly using engineering judgement.</w:t>
      </w:r>
      <w:r w:rsidR="1257A456" w:rsidRPr="0A44A4EB">
        <w:rPr>
          <w:rFonts w:ascii="Calibri" w:eastAsia="Calibri" w:hAnsi="Calibri" w:cs="Calibri"/>
          <w:color w:val="000000" w:themeColor="text1"/>
        </w:rPr>
        <w:t xml:space="preserve"> </w:t>
      </w:r>
      <w:r w:rsidR="6C8B153A" w:rsidRPr="0A44A4EB">
        <w:rPr>
          <w:rFonts w:ascii="Calibri" w:eastAsia="Calibri" w:hAnsi="Calibri" w:cs="Calibri"/>
          <w:color w:val="000000" w:themeColor="text1"/>
        </w:rPr>
        <w:t xml:space="preserve">ASHRAE Fundamentals assumes that </w:t>
      </w:r>
      <w:proofErr w:type="gramStart"/>
      <w:r w:rsidR="6C8B153A" w:rsidRPr="0A44A4EB">
        <w:rPr>
          <w:rFonts w:ascii="Calibri" w:eastAsia="Calibri" w:hAnsi="Calibri" w:cs="Calibri"/>
          <w:color w:val="000000" w:themeColor="text1"/>
        </w:rPr>
        <w:t>all of</w:t>
      </w:r>
      <w:proofErr w:type="gramEnd"/>
      <w:r w:rsidR="6C8B153A" w:rsidRPr="0A44A4EB">
        <w:rPr>
          <w:rFonts w:ascii="Calibri" w:eastAsia="Calibri" w:hAnsi="Calibri" w:cs="Calibri"/>
          <w:color w:val="000000" w:themeColor="text1"/>
        </w:rPr>
        <w:t xml:space="preserve"> the six types of kitchen equipment modeled in ComStock are </w:t>
      </w:r>
      <w:r w:rsidR="642CF8BD" w:rsidRPr="0A44A4EB">
        <w:rPr>
          <w:rFonts w:ascii="Calibri" w:eastAsia="Calibri" w:hAnsi="Calibri" w:cs="Calibri"/>
          <w:color w:val="000000" w:themeColor="text1"/>
        </w:rPr>
        <w:t xml:space="preserve">hooded, meaning the appliances are located under an exhaust hood which removes airborne grease, </w:t>
      </w:r>
      <w:r w:rsidR="5A9F3ED4" w:rsidRPr="0A44A4EB">
        <w:rPr>
          <w:rFonts w:ascii="Calibri" w:eastAsia="Calibri" w:hAnsi="Calibri" w:cs="Calibri"/>
          <w:color w:val="000000" w:themeColor="text1"/>
        </w:rPr>
        <w:t xml:space="preserve">combustion products, smoke, heat, steam, etc. from the air. </w:t>
      </w:r>
      <w:r w:rsidR="494A3A0A" w:rsidRPr="0A44A4EB">
        <w:rPr>
          <w:rFonts w:ascii="Calibri" w:eastAsia="Calibri" w:hAnsi="Calibri" w:cs="Calibri"/>
          <w:color w:val="000000" w:themeColor="text1"/>
        </w:rPr>
        <w:t xml:space="preserve">For hooded equipment, ASHRAE assumes that the appliances only </w:t>
      </w:r>
      <w:r w:rsidR="6BAF0E4B" w:rsidRPr="0A44A4EB">
        <w:rPr>
          <w:rFonts w:ascii="Calibri" w:eastAsia="Calibri" w:hAnsi="Calibri" w:cs="Calibri"/>
          <w:color w:val="000000" w:themeColor="text1"/>
        </w:rPr>
        <w:t>emit radiant heat</w:t>
      </w:r>
      <w:r w:rsidR="0300630F" w:rsidRPr="0A44A4EB">
        <w:rPr>
          <w:rFonts w:ascii="Calibri" w:eastAsia="Calibri" w:hAnsi="Calibri" w:cs="Calibri"/>
          <w:color w:val="000000" w:themeColor="text1"/>
        </w:rPr>
        <w:t>, and that a</w:t>
      </w:r>
      <w:r w:rsidR="62D66EC2" w:rsidRPr="0A44A4EB">
        <w:rPr>
          <w:rFonts w:ascii="Calibri" w:eastAsia="Calibri" w:hAnsi="Calibri" w:cs="Calibri"/>
          <w:color w:val="000000" w:themeColor="text1"/>
        </w:rPr>
        <w:t>ll</w:t>
      </w:r>
      <w:r w:rsidR="0300630F" w:rsidRPr="0A44A4EB">
        <w:rPr>
          <w:rFonts w:ascii="Calibri" w:eastAsia="Calibri" w:hAnsi="Calibri" w:cs="Calibri"/>
          <w:color w:val="000000" w:themeColor="text1"/>
        </w:rPr>
        <w:t xml:space="preserve"> convect</w:t>
      </w:r>
      <w:r w:rsidR="24CA637B" w:rsidRPr="0A44A4EB">
        <w:rPr>
          <w:rFonts w:ascii="Calibri" w:eastAsia="Calibri" w:hAnsi="Calibri" w:cs="Calibri"/>
          <w:color w:val="000000" w:themeColor="text1"/>
        </w:rPr>
        <w:t>ive</w:t>
      </w:r>
      <w:r w:rsidR="0300630F" w:rsidRPr="0A44A4EB">
        <w:rPr>
          <w:rFonts w:ascii="Calibri" w:eastAsia="Calibri" w:hAnsi="Calibri" w:cs="Calibri"/>
          <w:color w:val="000000" w:themeColor="text1"/>
        </w:rPr>
        <w:t xml:space="preserve"> and latent heat is exhausted through the hood</w:t>
      </w:r>
      <w:r w:rsidR="4F95CC84" w:rsidRPr="0A44A4EB">
        <w:rPr>
          <w:rFonts w:ascii="Calibri" w:eastAsia="Calibri" w:hAnsi="Calibri" w:cs="Calibri"/>
          <w:color w:val="000000" w:themeColor="text1"/>
        </w:rPr>
        <w:t>.</w:t>
      </w:r>
      <w:r w:rsidR="5452F537" w:rsidRPr="0A44A4EB">
        <w:rPr>
          <w:rFonts w:ascii="Calibri" w:eastAsia="Calibri" w:hAnsi="Calibri" w:cs="Calibri"/>
          <w:color w:val="000000" w:themeColor="text1"/>
        </w:rPr>
        <w:t xml:space="preserve"> While exhaust hoods are proven to be effective, it seemed unrealistic to assume that </w:t>
      </w:r>
      <w:r w:rsidR="3820BCCC" w:rsidRPr="0A44A4EB">
        <w:rPr>
          <w:rFonts w:ascii="Calibri" w:eastAsia="Calibri" w:hAnsi="Calibri" w:cs="Calibri"/>
          <w:color w:val="000000" w:themeColor="text1"/>
        </w:rPr>
        <w:t xml:space="preserve">exactly </w:t>
      </w:r>
      <w:r w:rsidR="5452F537" w:rsidRPr="0A44A4EB">
        <w:rPr>
          <w:rFonts w:ascii="Calibri" w:eastAsia="Calibri" w:hAnsi="Calibri" w:cs="Calibri"/>
          <w:color w:val="000000" w:themeColor="text1"/>
        </w:rPr>
        <w:t>100% of the latent and convective heat is exhausted</w:t>
      </w:r>
      <w:r w:rsidR="0A836C78" w:rsidRPr="0A44A4EB">
        <w:rPr>
          <w:rFonts w:ascii="Calibri" w:eastAsia="Calibri" w:hAnsi="Calibri" w:cs="Calibri"/>
          <w:color w:val="000000" w:themeColor="text1"/>
        </w:rPr>
        <w:t xml:space="preserve"> through the hood</w:t>
      </w:r>
      <w:r w:rsidR="5452F537" w:rsidRPr="0A44A4EB">
        <w:rPr>
          <w:rFonts w:ascii="Calibri" w:eastAsia="Calibri" w:hAnsi="Calibri" w:cs="Calibri"/>
          <w:color w:val="000000" w:themeColor="text1"/>
        </w:rPr>
        <w:t xml:space="preserve">. </w:t>
      </w:r>
      <w:r w:rsidR="3D148A7E" w:rsidRPr="0A44A4EB">
        <w:rPr>
          <w:rFonts w:ascii="Calibri" w:eastAsia="Calibri" w:hAnsi="Calibri" w:cs="Calibri"/>
          <w:color w:val="000000" w:themeColor="text1"/>
        </w:rPr>
        <w:t xml:space="preserve">Therefore, we </w:t>
      </w:r>
      <w:proofErr w:type="gramStart"/>
      <w:r w:rsidR="3D148A7E" w:rsidRPr="0A44A4EB">
        <w:rPr>
          <w:rFonts w:ascii="Calibri" w:eastAsia="Calibri" w:hAnsi="Calibri" w:cs="Calibri"/>
          <w:color w:val="000000" w:themeColor="text1"/>
        </w:rPr>
        <w:t>made the assumption</w:t>
      </w:r>
      <w:proofErr w:type="gramEnd"/>
      <w:r w:rsidR="3D148A7E" w:rsidRPr="0A44A4EB">
        <w:rPr>
          <w:rFonts w:ascii="Calibri" w:eastAsia="Calibri" w:hAnsi="Calibri" w:cs="Calibri"/>
          <w:color w:val="000000" w:themeColor="text1"/>
        </w:rPr>
        <w:t xml:space="preserve"> that the fraction latent and fraction convective may be closer to 10% in </w:t>
      </w:r>
      <w:proofErr w:type="gramStart"/>
      <w:r w:rsidR="3D148A7E" w:rsidRPr="0A44A4EB">
        <w:rPr>
          <w:rFonts w:ascii="Calibri" w:eastAsia="Calibri" w:hAnsi="Calibri" w:cs="Calibri"/>
          <w:color w:val="000000" w:themeColor="text1"/>
        </w:rPr>
        <w:t>reality</w:t>
      </w:r>
      <w:r w:rsidR="56CD5837" w:rsidRPr="0A44A4EB">
        <w:rPr>
          <w:rFonts w:ascii="Calibri" w:eastAsia="Calibri" w:hAnsi="Calibri" w:cs="Calibri"/>
          <w:color w:val="000000" w:themeColor="text1"/>
        </w:rPr>
        <w:t>, and</w:t>
      </w:r>
      <w:proofErr w:type="gramEnd"/>
      <w:r w:rsidR="56CD5837" w:rsidRPr="0A44A4EB">
        <w:rPr>
          <w:rFonts w:ascii="Calibri" w:eastAsia="Calibri" w:hAnsi="Calibri" w:cs="Calibri"/>
          <w:color w:val="000000" w:themeColor="text1"/>
        </w:rPr>
        <w:t xml:space="preserve"> adjusted the fractions as such. </w:t>
      </w:r>
      <w:r w:rsidR="0714F1AF" w:rsidRPr="0A44A4EB">
        <w:rPr>
          <w:rFonts w:ascii="Calibri" w:eastAsia="Calibri" w:hAnsi="Calibri" w:cs="Calibri"/>
          <w:color w:val="000000" w:themeColor="text1"/>
        </w:rPr>
        <w:t xml:space="preserve">The radiant fractions used in the model were taken from ASHRAE for the gas and electric versions of each appliance. The fraction lost was then calculated as </w:t>
      </w:r>
    </w:p>
    <w:p w14:paraId="3F40AA2E" w14:textId="434B17EF" w:rsidR="00CB289C" w:rsidRDefault="00000000" w:rsidP="7BBE833D">
      <w:pPr>
        <w:keepNext/>
        <w:keepLines/>
        <w:spacing w:before="120"/>
        <w:jc w:val="center"/>
        <w:rPr>
          <w:rFonts w:ascii="Calibri Light" w:eastAsia="Calibri Light" w:hAnsi="Calibri Light" w:cs="Calibri Light"/>
          <w:color w:val="2F5496" w:themeColor="accent1" w:themeShade="BF"/>
          <w:sz w:val="32"/>
          <w:szCs w:val="32"/>
        </w:rPr>
      </w:pPr>
      <m:oMath>
        <m:sSub>
          <m:sSubPr>
            <m:ctrlPr>
              <w:rPr>
                <w:rFonts w:ascii="Cambria Math" w:hAnsi="Cambria Math"/>
              </w:rPr>
            </m:ctrlPr>
          </m:sSubPr>
          <m:e>
            <m:r>
              <w:rPr>
                <w:rFonts w:ascii="Cambria Math" w:hAnsi="Cambria Math"/>
              </w:rPr>
              <m:t>F</m:t>
            </m:r>
          </m:e>
          <m:sub>
            <m:r>
              <w:rPr>
                <w:rFonts w:ascii="Cambria Math" w:hAnsi="Cambria Math"/>
              </w:rPr>
              <m:t>lost </m:t>
            </m:r>
          </m:sub>
        </m:sSub>
        <m:r>
          <w:rPr>
            <w:rFonts w:ascii="Cambria Math" w:hAnsi="Cambria Math"/>
          </w:rPr>
          <m:t>= 1 - </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radiant</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latent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convected</m:t>
                </m:r>
              </m:sub>
            </m:sSub>
            <m:r>
              <w:rPr>
                <w:rFonts w:ascii="Cambria Math" w:hAnsi="Cambria Math"/>
              </w:rPr>
              <m:t> </m:t>
            </m:r>
          </m:e>
        </m:d>
      </m:oMath>
      <w:r w:rsidR="0714F1AF" w:rsidRPr="7BBE833D">
        <w:rPr>
          <w:rFonts w:ascii="Calibri" w:eastAsia="Calibri" w:hAnsi="Calibri" w:cs="Calibri"/>
          <w:color w:val="000000" w:themeColor="text1"/>
        </w:rPr>
        <w:t xml:space="preserve"> </w:t>
      </w:r>
    </w:p>
    <w:p w14:paraId="057CB061" w14:textId="4BF9118E" w:rsidR="00CB289C" w:rsidRDefault="05D9BCC8" w:rsidP="7BBE833D">
      <w:pPr>
        <w:keepNext/>
        <w:keepLines/>
        <w:spacing w:before="120"/>
        <w:rPr>
          <w:rFonts w:ascii="Calibri" w:eastAsia="Calibri" w:hAnsi="Calibri" w:cs="Calibri"/>
          <w:color w:val="000000" w:themeColor="text1"/>
        </w:rPr>
      </w:pPr>
      <w:r w:rsidRPr="7BBE833D">
        <w:rPr>
          <w:rFonts w:ascii="Calibri" w:eastAsia="Calibri" w:hAnsi="Calibri" w:cs="Calibri"/>
          <w:color w:val="000000" w:themeColor="text1"/>
        </w:rPr>
        <w:t>Table 2</w:t>
      </w:r>
      <w:r w:rsidR="56CD5837" w:rsidRPr="7BBE833D">
        <w:rPr>
          <w:rFonts w:ascii="Calibri" w:eastAsia="Calibri" w:hAnsi="Calibri" w:cs="Calibri"/>
          <w:color w:val="000000" w:themeColor="text1"/>
        </w:rPr>
        <w:t xml:space="preserve"> below summarizes the fractions used in the model for each appliance.</w:t>
      </w:r>
    </w:p>
    <w:p w14:paraId="12723EAB" w14:textId="3FA63D92" w:rsidR="26927F9F" w:rsidRDefault="26927F9F" w:rsidP="7BBE833D">
      <w:pPr>
        <w:spacing w:before="120"/>
        <w:jc w:val="center"/>
        <w:rPr>
          <w:rFonts w:ascii="Calibri" w:eastAsia="Calibri" w:hAnsi="Calibri" w:cs="Calibri"/>
          <w:b/>
          <w:bCs/>
          <w:color w:val="000000" w:themeColor="text1"/>
        </w:rPr>
      </w:pPr>
      <w:r w:rsidRPr="7BBE833D">
        <w:rPr>
          <w:rFonts w:ascii="Calibri" w:eastAsia="Calibri" w:hAnsi="Calibri" w:cs="Calibri"/>
          <w:b/>
          <w:bCs/>
          <w:color w:val="000000" w:themeColor="text1"/>
        </w:rPr>
        <w:t>Table 2: Gas and Electric Equipment Fraction Radiant, Latent, Convective, and Lost</w:t>
      </w:r>
    </w:p>
    <w:tbl>
      <w:tblPr>
        <w:tblStyle w:val="TableGrid"/>
        <w:tblW w:w="0" w:type="auto"/>
        <w:tblLook w:val="06A0" w:firstRow="1" w:lastRow="0" w:firstColumn="1" w:lastColumn="0" w:noHBand="1" w:noVBand="1"/>
      </w:tblPr>
      <w:tblGrid>
        <w:gridCol w:w="1216"/>
        <w:gridCol w:w="1063"/>
        <w:gridCol w:w="1074"/>
        <w:gridCol w:w="928"/>
        <w:gridCol w:w="982"/>
        <w:gridCol w:w="987"/>
        <w:gridCol w:w="1119"/>
        <w:gridCol w:w="990"/>
        <w:gridCol w:w="991"/>
      </w:tblGrid>
      <w:tr w:rsidR="0A44A4EB" w14:paraId="72EA8708" w14:textId="77777777" w:rsidTr="2646083F">
        <w:trPr>
          <w:trHeight w:val="285"/>
        </w:trPr>
        <w:tc>
          <w:tcPr>
            <w:tcW w:w="1215" w:type="dxa"/>
            <w:vMerge w:val="restart"/>
          </w:tcPr>
          <w:p w14:paraId="5159DB9B" w14:textId="746D37F5" w:rsidR="0A44A4EB" w:rsidRDefault="0A44A4EB" w:rsidP="0A44A4EB">
            <w:pPr>
              <w:spacing w:line="259" w:lineRule="auto"/>
            </w:pPr>
            <w:r w:rsidRPr="0A44A4EB">
              <w:rPr>
                <w:rFonts w:ascii="Calibri" w:eastAsia="Calibri" w:hAnsi="Calibri" w:cs="Calibri"/>
                <w:color w:val="000000" w:themeColor="text1"/>
              </w:rPr>
              <w:t>Equipment Type</w:t>
            </w:r>
          </w:p>
        </w:tc>
        <w:tc>
          <w:tcPr>
            <w:tcW w:w="2140" w:type="dxa"/>
            <w:gridSpan w:val="2"/>
          </w:tcPr>
          <w:p w14:paraId="271D6B6E" w14:textId="2F87F13B" w:rsidR="02DDCD65" w:rsidRDefault="02DDCD65" w:rsidP="0A44A4EB">
            <w:pPr>
              <w:spacing w:line="259" w:lineRule="auto"/>
            </w:pPr>
            <w:r w:rsidRPr="0A44A4EB">
              <w:rPr>
                <w:rFonts w:ascii="Calibri" w:eastAsia="Calibri" w:hAnsi="Calibri" w:cs="Calibri"/>
                <w:color w:val="000000" w:themeColor="text1"/>
              </w:rPr>
              <w:t>Fraction Radiant</w:t>
            </w:r>
          </w:p>
        </w:tc>
        <w:tc>
          <w:tcPr>
            <w:tcW w:w="1913" w:type="dxa"/>
            <w:gridSpan w:val="2"/>
          </w:tcPr>
          <w:p w14:paraId="31432F0D" w14:textId="29E87675" w:rsidR="02DDCD65" w:rsidRDefault="02DDCD65" w:rsidP="0A44A4EB">
            <w:pPr>
              <w:spacing w:line="259" w:lineRule="auto"/>
            </w:pPr>
            <w:r w:rsidRPr="0A44A4EB">
              <w:rPr>
                <w:rFonts w:ascii="Calibri" w:eastAsia="Calibri" w:hAnsi="Calibri" w:cs="Calibri"/>
                <w:color w:val="000000" w:themeColor="text1"/>
              </w:rPr>
              <w:t>Fraction Latent</w:t>
            </w:r>
          </w:p>
        </w:tc>
        <w:tc>
          <w:tcPr>
            <w:tcW w:w="2109" w:type="dxa"/>
            <w:gridSpan w:val="2"/>
          </w:tcPr>
          <w:p w14:paraId="5F575E3D" w14:textId="608C59F0" w:rsidR="02DDCD65" w:rsidRDefault="02DDCD65" w:rsidP="0A44A4EB">
            <w:pPr>
              <w:spacing w:line="259" w:lineRule="auto"/>
            </w:pPr>
            <w:r w:rsidRPr="0A44A4EB">
              <w:rPr>
                <w:rFonts w:ascii="Calibri" w:eastAsia="Calibri" w:hAnsi="Calibri" w:cs="Calibri"/>
                <w:color w:val="000000" w:themeColor="text1"/>
              </w:rPr>
              <w:t>Fraction Convective</w:t>
            </w:r>
          </w:p>
        </w:tc>
        <w:tc>
          <w:tcPr>
            <w:tcW w:w="1984" w:type="dxa"/>
            <w:gridSpan w:val="2"/>
          </w:tcPr>
          <w:p w14:paraId="485A37AC" w14:textId="2F21079B" w:rsidR="02DDCD65" w:rsidRDefault="02DDCD65" w:rsidP="0A44A4EB">
            <w:pPr>
              <w:spacing w:line="259" w:lineRule="auto"/>
            </w:pPr>
            <w:r w:rsidRPr="0A44A4EB">
              <w:rPr>
                <w:rFonts w:ascii="Calibri" w:eastAsia="Calibri" w:hAnsi="Calibri" w:cs="Calibri"/>
                <w:color w:val="000000" w:themeColor="text1"/>
              </w:rPr>
              <w:t>Fraction Lost</w:t>
            </w:r>
          </w:p>
        </w:tc>
      </w:tr>
      <w:tr w:rsidR="0A44A4EB" w14:paraId="6B17F371" w14:textId="77777777" w:rsidTr="2646083F">
        <w:trPr>
          <w:trHeight w:val="285"/>
        </w:trPr>
        <w:tc>
          <w:tcPr>
            <w:tcW w:w="1215" w:type="dxa"/>
            <w:vMerge/>
          </w:tcPr>
          <w:p w14:paraId="7B140DD5" w14:textId="77777777" w:rsidR="00CF7D0A" w:rsidRDefault="00CF7D0A"/>
        </w:tc>
        <w:tc>
          <w:tcPr>
            <w:tcW w:w="1065" w:type="dxa"/>
          </w:tcPr>
          <w:p w14:paraId="6C5FDF98" w14:textId="3604A28C" w:rsidR="02DDCD65" w:rsidRDefault="02DDCD65" w:rsidP="0A44A4EB">
            <w:pPr>
              <w:rPr>
                <w:rFonts w:ascii="Calibri" w:eastAsia="Calibri" w:hAnsi="Calibri" w:cs="Calibri"/>
                <w:color w:val="000000" w:themeColor="text1"/>
              </w:rPr>
            </w:pPr>
            <w:r w:rsidRPr="0A44A4EB">
              <w:rPr>
                <w:rFonts w:ascii="Calibri" w:eastAsia="Calibri" w:hAnsi="Calibri" w:cs="Calibri"/>
                <w:color w:val="000000" w:themeColor="text1"/>
              </w:rPr>
              <w:t>Gas</w:t>
            </w:r>
          </w:p>
        </w:tc>
        <w:tc>
          <w:tcPr>
            <w:tcW w:w="1075" w:type="dxa"/>
          </w:tcPr>
          <w:p w14:paraId="77109A32" w14:textId="548BB0C1" w:rsidR="02DDCD65" w:rsidRDefault="02DDCD65" w:rsidP="0A44A4EB">
            <w:pPr>
              <w:rPr>
                <w:rFonts w:ascii="Calibri" w:eastAsia="Calibri" w:hAnsi="Calibri" w:cs="Calibri"/>
                <w:color w:val="000000" w:themeColor="text1"/>
              </w:rPr>
            </w:pPr>
            <w:r w:rsidRPr="0A44A4EB">
              <w:rPr>
                <w:rFonts w:ascii="Calibri" w:eastAsia="Calibri" w:hAnsi="Calibri" w:cs="Calibri"/>
                <w:color w:val="000000" w:themeColor="text1"/>
              </w:rPr>
              <w:t>Electric</w:t>
            </w:r>
          </w:p>
        </w:tc>
        <w:tc>
          <w:tcPr>
            <w:tcW w:w="930" w:type="dxa"/>
          </w:tcPr>
          <w:p w14:paraId="5A3219CB" w14:textId="370D6103" w:rsidR="02DDCD65" w:rsidRDefault="02DDCD65" w:rsidP="0A44A4EB">
            <w:pPr>
              <w:spacing w:line="259" w:lineRule="auto"/>
            </w:pPr>
            <w:r w:rsidRPr="0A44A4EB">
              <w:rPr>
                <w:rFonts w:ascii="Calibri" w:eastAsia="Calibri" w:hAnsi="Calibri" w:cs="Calibri"/>
                <w:color w:val="000000" w:themeColor="text1"/>
              </w:rPr>
              <w:t>Gas</w:t>
            </w:r>
          </w:p>
        </w:tc>
        <w:tc>
          <w:tcPr>
            <w:tcW w:w="983" w:type="dxa"/>
          </w:tcPr>
          <w:p w14:paraId="54680B2F" w14:textId="2BFEF360" w:rsidR="02DDCD65" w:rsidRDefault="02DDCD65" w:rsidP="0A44A4EB">
            <w:pPr>
              <w:spacing w:line="259" w:lineRule="auto"/>
            </w:pPr>
            <w:r w:rsidRPr="0A44A4EB">
              <w:rPr>
                <w:rFonts w:ascii="Calibri" w:eastAsia="Calibri" w:hAnsi="Calibri" w:cs="Calibri"/>
                <w:color w:val="000000" w:themeColor="text1"/>
              </w:rPr>
              <w:t>Electric</w:t>
            </w:r>
          </w:p>
        </w:tc>
        <w:tc>
          <w:tcPr>
            <w:tcW w:w="989" w:type="dxa"/>
          </w:tcPr>
          <w:p w14:paraId="23353B77" w14:textId="143C167D" w:rsidR="02DDCD65" w:rsidRDefault="02DDCD65" w:rsidP="0A44A4EB">
            <w:pPr>
              <w:spacing w:line="259" w:lineRule="auto"/>
            </w:pPr>
            <w:r w:rsidRPr="0A44A4EB">
              <w:rPr>
                <w:rFonts w:ascii="Calibri" w:eastAsia="Calibri" w:hAnsi="Calibri" w:cs="Calibri"/>
                <w:color w:val="000000" w:themeColor="text1"/>
              </w:rPr>
              <w:t>Gas</w:t>
            </w:r>
          </w:p>
        </w:tc>
        <w:tc>
          <w:tcPr>
            <w:tcW w:w="1120" w:type="dxa"/>
          </w:tcPr>
          <w:p w14:paraId="658CEB17" w14:textId="25CC7B59" w:rsidR="02DDCD65" w:rsidRDefault="02DDCD65" w:rsidP="0A44A4EB">
            <w:pPr>
              <w:spacing w:line="259" w:lineRule="auto"/>
            </w:pPr>
            <w:r w:rsidRPr="0A44A4EB">
              <w:rPr>
                <w:rFonts w:ascii="Calibri" w:eastAsia="Calibri" w:hAnsi="Calibri" w:cs="Calibri"/>
                <w:color w:val="000000" w:themeColor="text1"/>
              </w:rPr>
              <w:t>Electric</w:t>
            </w:r>
          </w:p>
        </w:tc>
        <w:tc>
          <w:tcPr>
            <w:tcW w:w="992" w:type="dxa"/>
          </w:tcPr>
          <w:p w14:paraId="19747763" w14:textId="7FA8BDD1" w:rsidR="02DDCD65" w:rsidRDefault="02DDCD65" w:rsidP="0A44A4EB">
            <w:pPr>
              <w:spacing w:line="259" w:lineRule="auto"/>
            </w:pPr>
            <w:r w:rsidRPr="0A44A4EB">
              <w:rPr>
                <w:rFonts w:ascii="Calibri" w:eastAsia="Calibri" w:hAnsi="Calibri" w:cs="Calibri"/>
                <w:color w:val="000000" w:themeColor="text1"/>
              </w:rPr>
              <w:t>Gas</w:t>
            </w:r>
          </w:p>
        </w:tc>
        <w:tc>
          <w:tcPr>
            <w:tcW w:w="992" w:type="dxa"/>
          </w:tcPr>
          <w:p w14:paraId="4101A48C" w14:textId="33871D1E" w:rsidR="02DDCD65" w:rsidRDefault="02DDCD65" w:rsidP="0A44A4EB">
            <w:pPr>
              <w:spacing w:line="259" w:lineRule="auto"/>
            </w:pPr>
            <w:r w:rsidRPr="0A44A4EB">
              <w:rPr>
                <w:rFonts w:ascii="Calibri" w:eastAsia="Calibri" w:hAnsi="Calibri" w:cs="Calibri"/>
                <w:color w:val="000000" w:themeColor="text1"/>
              </w:rPr>
              <w:t>Electric</w:t>
            </w:r>
          </w:p>
        </w:tc>
      </w:tr>
      <w:tr w:rsidR="0A44A4EB" w14:paraId="3C353E80" w14:textId="77777777" w:rsidTr="2646083F">
        <w:trPr>
          <w:trHeight w:val="285"/>
        </w:trPr>
        <w:tc>
          <w:tcPr>
            <w:tcW w:w="1215" w:type="dxa"/>
          </w:tcPr>
          <w:p w14:paraId="43817703" w14:textId="3CEE7B06" w:rsidR="0A44A4EB" w:rsidRDefault="0A44A4EB">
            <w:r w:rsidRPr="0A44A4EB">
              <w:rPr>
                <w:rFonts w:ascii="Calibri" w:eastAsia="Calibri" w:hAnsi="Calibri" w:cs="Calibri"/>
                <w:color w:val="000000" w:themeColor="text1"/>
              </w:rPr>
              <w:t>Broiler</w:t>
            </w:r>
          </w:p>
        </w:tc>
        <w:tc>
          <w:tcPr>
            <w:tcW w:w="1065" w:type="dxa"/>
          </w:tcPr>
          <w:p w14:paraId="4266FEDB" w14:textId="0A48D85E" w:rsidR="08432FE3" w:rsidRDefault="08432FE3" w:rsidP="0A44A4EB">
            <w:pPr>
              <w:rPr>
                <w:rFonts w:ascii="Calibri" w:eastAsia="Calibri" w:hAnsi="Calibri" w:cs="Calibri"/>
                <w:color w:val="000000" w:themeColor="text1"/>
              </w:rPr>
            </w:pPr>
            <w:r w:rsidRPr="0A44A4EB">
              <w:rPr>
                <w:rFonts w:ascii="Calibri" w:eastAsia="Calibri" w:hAnsi="Calibri" w:cs="Calibri"/>
                <w:color w:val="000000" w:themeColor="text1"/>
              </w:rPr>
              <w:t>0.12</w:t>
            </w:r>
          </w:p>
        </w:tc>
        <w:tc>
          <w:tcPr>
            <w:tcW w:w="1075" w:type="dxa"/>
          </w:tcPr>
          <w:p w14:paraId="42742CA0" w14:textId="203332F3" w:rsidR="05D0D0D3" w:rsidRDefault="05D0D0D3" w:rsidP="0A44A4EB">
            <w:pPr>
              <w:rPr>
                <w:rFonts w:ascii="Calibri" w:eastAsia="Calibri" w:hAnsi="Calibri" w:cs="Calibri"/>
                <w:color w:val="000000" w:themeColor="text1"/>
              </w:rPr>
            </w:pPr>
            <w:r w:rsidRPr="0A44A4EB">
              <w:rPr>
                <w:rFonts w:ascii="Calibri" w:eastAsia="Calibri" w:hAnsi="Calibri" w:cs="Calibri"/>
                <w:color w:val="000000" w:themeColor="text1"/>
              </w:rPr>
              <w:t>0.35</w:t>
            </w:r>
          </w:p>
        </w:tc>
        <w:tc>
          <w:tcPr>
            <w:tcW w:w="930" w:type="dxa"/>
          </w:tcPr>
          <w:p w14:paraId="1CF035F1" w14:textId="5D264F35" w:rsidR="5004E115" w:rsidRDefault="5004E115" w:rsidP="0A44A4EB">
            <w:pPr>
              <w:spacing w:line="259" w:lineRule="auto"/>
            </w:pPr>
            <w:r w:rsidRPr="0A44A4EB">
              <w:rPr>
                <w:rFonts w:ascii="Calibri" w:eastAsia="Calibri" w:hAnsi="Calibri" w:cs="Calibri"/>
                <w:color w:val="000000" w:themeColor="text1"/>
              </w:rPr>
              <w:t>0.1</w:t>
            </w:r>
          </w:p>
        </w:tc>
        <w:tc>
          <w:tcPr>
            <w:tcW w:w="983" w:type="dxa"/>
          </w:tcPr>
          <w:p w14:paraId="47F8713F" w14:textId="5907DC18" w:rsidR="5004E115" w:rsidRDefault="5004E115"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89" w:type="dxa"/>
          </w:tcPr>
          <w:p w14:paraId="3FA838AF" w14:textId="5D264F35" w:rsidR="0A44A4EB" w:rsidRDefault="0A44A4EB" w:rsidP="0A44A4EB">
            <w:pPr>
              <w:spacing w:line="259" w:lineRule="auto"/>
            </w:pPr>
            <w:r w:rsidRPr="0A44A4EB">
              <w:rPr>
                <w:rFonts w:ascii="Calibri" w:eastAsia="Calibri" w:hAnsi="Calibri" w:cs="Calibri"/>
                <w:color w:val="000000" w:themeColor="text1"/>
              </w:rPr>
              <w:t>0.1</w:t>
            </w:r>
          </w:p>
        </w:tc>
        <w:tc>
          <w:tcPr>
            <w:tcW w:w="1120" w:type="dxa"/>
          </w:tcPr>
          <w:p w14:paraId="17513B31" w14:textId="5907DC18" w:rsidR="0A44A4EB" w:rsidRDefault="0A44A4EB"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92" w:type="dxa"/>
          </w:tcPr>
          <w:p w14:paraId="3E794ED6" w14:textId="501A8EF1" w:rsidR="0F1FBF4F" w:rsidRDefault="0F1FBF4F" w:rsidP="0A44A4EB">
            <w:pPr>
              <w:rPr>
                <w:rFonts w:ascii="Calibri" w:eastAsia="Calibri" w:hAnsi="Calibri" w:cs="Calibri"/>
                <w:color w:val="000000" w:themeColor="text1"/>
              </w:rPr>
            </w:pPr>
            <w:r w:rsidRPr="0A44A4EB">
              <w:rPr>
                <w:rFonts w:ascii="Calibri" w:eastAsia="Calibri" w:hAnsi="Calibri" w:cs="Calibri"/>
                <w:color w:val="000000" w:themeColor="text1"/>
              </w:rPr>
              <w:t>0.68</w:t>
            </w:r>
          </w:p>
        </w:tc>
        <w:tc>
          <w:tcPr>
            <w:tcW w:w="992" w:type="dxa"/>
          </w:tcPr>
          <w:p w14:paraId="489250FD" w14:textId="6046B631" w:rsidR="6F7D703F" w:rsidRDefault="6F7D703F" w:rsidP="0A44A4EB">
            <w:pPr>
              <w:rPr>
                <w:rFonts w:ascii="Calibri" w:eastAsia="Calibri" w:hAnsi="Calibri" w:cs="Calibri"/>
                <w:color w:val="000000" w:themeColor="text1"/>
              </w:rPr>
            </w:pPr>
            <w:r w:rsidRPr="0A44A4EB">
              <w:rPr>
                <w:rFonts w:ascii="Calibri" w:eastAsia="Calibri" w:hAnsi="Calibri" w:cs="Calibri"/>
                <w:color w:val="000000" w:themeColor="text1"/>
              </w:rPr>
              <w:t>0.45</w:t>
            </w:r>
          </w:p>
        </w:tc>
      </w:tr>
      <w:tr w:rsidR="0A44A4EB" w14:paraId="456806A8" w14:textId="77777777" w:rsidTr="2646083F">
        <w:trPr>
          <w:trHeight w:val="285"/>
        </w:trPr>
        <w:tc>
          <w:tcPr>
            <w:tcW w:w="1215" w:type="dxa"/>
          </w:tcPr>
          <w:p w14:paraId="677A5FEF" w14:textId="30F05A16" w:rsidR="0A44A4EB" w:rsidRDefault="0A44A4EB">
            <w:r w:rsidRPr="0A44A4EB">
              <w:rPr>
                <w:rFonts w:ascii="Calibri" w:eastAsia="Calibri" w:hAnsi="Calibri" w:cs="Calibri"/>
                <w:color w:val="000000" w:themeColor="text1"/>
              </w:rPr>
              <w:t>Griddle</w:t>
            </w:r>
          </w:p>
        </w:tc>
        <w:tc>
          <w:tcPr>
            <w:tcW w:w="1065" w:type="dxa"/>
          </w:tcPr>
          <w:p w14:paraId="66E2FDC1" w14:textId="240105FC" w:rsidR="4CB9B1D9" w:rsidRDefault="4CB9B1D9" w:rsidP="0A44A4EB">
            <w:pPr>
              <w:rPr>
                <w:rFonts w:ascii="Calibri" w:eastAsia="Calibri" w:hAnsi="Calibri" w:cs="Calibri"/>
                <w:color w:val="000000" w:themeColor="text1"/>
              </w:rPr>
            </w:pPr>
            <w:r w:rsidRPr="0A44A4EB">
              <w:rPr>
                <w:rFonts w:ascii="Calibri" w:eastAsia="Calibri" w:hAnsi="Calibri" w:cs="Calibri"/>
                <w:color w:val="000000" w:themeColor="text1"/>
              </w:rPr>
              <w:t>0.18</w:t>
            </w:r>
          </w:p>
        </w:tc>
        <w:tc>
          <w:tcPr>
            <w:tcW w:w="1075" w:type="dxa"/>
          </w:tcPr>
          <w:p w14:paraId="1F411F35" w14:textId="51795DF7" w:rsidR="7838FAF9" w:rsidRDefault="7838FAF9" w:rsidP="0A44A4EB">
            <w:pPr>
              <w:rPr>
                <w:rFonts w:ascii="Calibri" w:eastAsia="Calibri" w:hAnsi="Calibri" w:cs="Calibri"/>
                <w:color w:val="000000" w:themeColor="text1"/>
              </w:rPr>
            </w:pPr>
            <w:r w:rsidRPr="0A44A4EB">
              <w:rPr>
                <w:rFonts w:ascii="Calibri" w:eastAsia="Calibri" w:hAnsi="Calibri" w:cs="Calibri"/>
                <w:color w:val="000000" w:themeColor="text1"/>
              </w:rPr>
              <w:t>0.39</w:t>
            </w:r>
          </w:p>
        </w:tc>
        <w:tc>
          <w:tcPr>
            <w:tcW w:w="930" w:type="dxa"/>
          </w:tcPr>
          <w:p w14:paraId="1C3BE53C" w14:textId="5D264F35" w:rsidR="0A44A4EB" w:rsidRDefault="0A44A4EB" w:rsidP="0A44A4EB">
            <w:pPr>
              <w:spacing w:line="259" w:lineRule="auto"/>
            </w:pPr>
            <w:r w:rsidRPr="0A44A4EB">
              <w:rPr>
                <w:rFonts w:ascii="Calibri" w:eastAsia="Calibri" w:hAnsi="Calibri" w:cs="Calibri"/>
                <w:color w:val="000000" w:themeColor="text1"/>
              </w:rPr>
              <w:t>0.1</w:t>
            </w:r>
          </w:p>
        </w:tc>
        <w:tc>
          <w:tcPr>
            <w:tcW w:w="983" w:type="dxa"/>
          </w:tcPr>
          <w:p w14:paraId="6662BD87" w14:textId="5907DC18" w:rsidR="0A44A4EB" w:rsidRDefault="0A44A4EB"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89" w:type="dxa"/>
          </w:tcPr>
          <w:p w14:paraId="29671982" w14:textId="5D264F35" w:rsidR="0A44A4EB" w:rsidRDefault="0A44A4EB" w:rsidP="0A44A4EB">
            <w:pPr>
              <w:spacing w:line="259" w:lineRule="auto"/>
            </w:pPr>
            <w:r w:rsidRPr="0A44A4EB">
              <w:rPr>
                <w:rFonts w:ascii="Calibri" w:eastAsia="Calibri" w:hAnsi="Calibri" w:cs="Calibri"/>
                <w:color w:val="000000" w:themeColor="text1"/>
              </w:rPr>
              <w:t>0.1</w:t>
            </w:r>
          </w:p>
        </w:tc>
        <w:tc>
          <w:tcPr>
            <w:tcW w:w="1120" w:type="dxa"/>
          </w:tcPr>
          <w:p w14:paraId="7A929F71" w14:textId="5907DC18" w:rsidR="0A44A4EB" w:rsidRDefault="0A44A4EB"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92" w:type="dxa"/>
          </w:tcPr>
          <w:p w14:paraId="02B69115" w14:textId="56CDA877" w:rsidR="7A1A8BFA" w:rsidRDefault="7A1A8BFA" w:rsidP="0A44A4EB">
            <w:pPr>
              <w:rPr>
                <w:rFonts w:ascii="Calibri" w:eastAsia="Calibri" w:hAnsi="Calibri" w:cs="Calibri"/>
                <w:color w:val="000000" w:themeColor="text1"/>
              </w:rPr>
            </w:pPr>
            <w:r w:rsidRPr="0A44A4EB">
              <w:rPr>
                <w:rFonts w:ascii="Calibri" w:eastAsia="Calibri" w:hAnsi="Calibri" w:cs="Calibri"/>
                <w:color w:val="000000" w:themeColor="text1"/>
              </w:rPr>
              <w:t>0.62</w:t>
            </w:r>
          </w:p>
        </w:tc>
        <w:tc>
          <w:tcPr>
            <w:tcW w:w="992" w:type="dxa"/>
          </w:tcPr>
          <w:p w14:paraId="6A4A55C8" w14:textId="2CB44DE1" w:rsidR="2F9E68E0" w:rsidRDefault="2F9E68E0" w:rsidP="0A44A4EB">
            <w:pPr>
              <w:rPr>
                <w:rFonts w:ascii="Calibri" w:eastAsia="Calibri" w:hAnsi="Calibri" w:cs="Calibri"/>
                <w:color w:val="000000" w:themeColor="text1"/>
              </w:rPr>
            </w:pPr>
            <w:r w:rsidRPr="0A44A4EB">
              <w:rPr>
                <w:rFonts w:ascii="Calibri" w:eastAsia="Calibri" w:hAnsi="Calibri" w:cs="Calibri"/>
                <w:color w:val="000000" w:themeColor="text1"/>
              </w:rPr>
              <w:t>0.41</w:t>
            </w:r>
          </w:p>
        </w:tc>
      </w:tr>
      <w:tr w:rsidR="0A44A4EB" w14:paraId="01039566" w14:textId="77777777" w:rsidTr="2646083F">
        <w:trPr>
          <w:trHeight w:val="285"/>
        </w:trPr>
        <w:tc>
          <w:tcPr>
            <w:tcW w:w="1215" w:type="dxa"/>
          </w:tcPr>
          <w:p w14:paraId="362D3765" w14:textId="324FDD66" w:rsidR="0A44A4EB" w:rsidRDefault="0A44A4EB" w:rsidP="0A44A4EB">
            <w:pPr>
              <w:rPr>
                <w:rFonts w:ascii="Calibri" w:eastAsia="Calibri" w:hAnsi="Calibri" w:cs="Calibri"/>
                <w:color w:val="000000" w:themeColor="text1"/>
              </w:rPr>
            </w:pPr>
            <w:r w:rsidRPr="0A44A4EB">
              <w:rPr>
                <w:rFonts w:ascii="Calibri" w:eastAsia="Calibri" w:hAnsi="Calibri" w:cs="Calibri"/>
                <w:color w:val="000000" w:themeColor="text1"/>
              </w:rPr>
              <w:t>Fryer</w:t>
            </w:r>
          </w:p>
        </w:tc>
        <w:tc>
          <w:tcPr>
            <w:tcW w:w="1065" w:type="dxa"/>
          </w:tcPr>
          <w:p w14:paraId="4E0C7066" w14:textId="3224A007" w:rsidR="4263C003" w:rsidRDefault="4263C003" w:rsidP="0A44A4EB">
            <w:pPr>
              <w:rPr>
                <w:rFonts w:ascii="Calibri" w:eastAsia="Calibri" w:hAnsi="Calibri" w:cs="Calibri"/>
                <w:color w:val="000000" w:themeColor="text1"/>
              </w:rPr>
            </w:pPr>
            <w:r w:rsidRPr="0A44A4EB">
              <w:rPr>
                <w:rFonts w:ascii="Calibri" w:eastAsia="Calibri" w:hAnsi="Calibri" w:cs="Calibri"/>
                <w:color w:val="000000" w:themeColor="text1"/>
              </w:rPr>
              <w:t>0.23</w:t>
            </w:r>
          </w:p>
        </w:tc>
        <w:tc>
          <w:tcPr>
            <w:tcW w:w="1075" w:type="dxa"/>
          </w:tcPr>
          <w:p w14:paraId="4922FD28" w14:textId="6507A4DA" w:rsidR="6C6EABF8" w:rsidRDefault="6C6EABF8" w:rsidP="0A44A4EB">
            <w:pPr>
              <w:rPr>
                <w:rFonts w:ascii="Calibri" w:eastAsia="Calibri" w:hAnsi="Calibri" w:cs="Calibri"/>
                <w:color w:val="000000" w:themeColor="text1"/>
              </w:rPr>
            </w:pPr>
            <w:r w:rsidRPr="0A44A4EB">
              <w:rPr>
                <w:rFonts w:ascii="Calibri" w:eastAsia="Calibri" w:hAnsi="Calibri" w:cs="Calibri"/>
                <w:color w:val="000000" w:themeColor="text1"/>
              </w:rPr>
              <w:t>0.36</w:t>
            </w:r>
          </w:p>
        </w:tc>
        <w:tc>
          <w:tcPr>
            <w:tcW w:w="930" w:type="dxa"/>
          </w:tcPr>
          <w:p w14:paraId="0F70F5A2" w14:textId="5BD5548B" w:rsidR="2BC6EBDA" w:rsidRDefault="2BC6EBDA" w:rsidP="0A44A4EB">
            <w:pPr>
              <w:spacing w:line="259" w:lineRule="auto"/>
            </w:pPr>
            <w:r w:rsidRPr="0A44A4EB">
              <w:rPr>
                <w:rFonts w:ascii="Calibri" w:eastAsia="Calibri" w:hAnsi="Calibri" w:cs="Calibri"/>
                <w:color w:val="000000" w:themeColor="text1"/>
              </w:rPr>
              <w:t>0.1</w:t>
            </w:r>
          </w:p>
        </w:tc>
        <w:tc>
          <w:tcPr>
            <w:tcW w:w="983" w:type="dxa"/>
          </w:tcPr>
          <w:p w14:paraId="560ABDFE" w14:textId="733C600F" w:rsidR="2BC6EBDA" w:rsidRDefault="2BC6EBDA" w:rsidP="0A44A4EB">
            <w:pPr>
              <w:spacing w:line="259" w:lineRule="auto"/>
            </w:pPr>
            <w:r w:rsidRPr="0A44A4EB">
              <w:rPr>
                <w:rFonts w:ascii="Calibri" w:eastAsia="Calibri" w:hAnsi="Calibri" w:cs="Calibri"/>
                <w:color w:val="000000" w:themeColor="text1"/>
              </w:rPr>
              <w:t>0.1</w:t>
            </w:r>
          </w:p>
        </w:tc>
        <w:tc>
          <w:tcPr>
            <w:tcW w:w="989" w:type="dxa"/>
          </w:tcPr>
          <w:p w14:paraId="26341AB1" w14:textId="5BD5548B" w:rsidR="0A44A4EB" w:rsidRDefault="0A44A4EB" w:rsidP="0A44A4EB">
            <w:pPr>
              <w:spacing w:line="259" w:lineRule="auto"/>
            </w:pPr>
            <w:r w:rsidRPr="0A44A4EB">
              <w:rPr>
                <w:rFonts w:ascii="Calibri" w:eastAsia="Calibri" w:hAnsi="Calibri" w:cs="Calibri"/>
                <w:color w:val="000000" w:themeColor="text1"/>
              </w:rPr>
              <w:t>0.1</w:t>
            </w:r>
          </w:p>
        </w:tc>
        <w:tc>
          <w:tcPr>
            <w:tcW w:w="1120" w:type="dxa"/>
          </w:tcPr>
          <w:p w14:paraId="7BAC8B45" w14:textId="733C600F" w:rsidR="0A44A4EB" w:rsidRDefault="0A44A4EB" w:rsidP="0A44A4EB">
            <w:pPr>
              <w:spacing w:line="259" w:lineRule="auto"/>
            </w:pPr>
            <w:r w:rsidRPr="0A44A4EB">
              <w:rPr>
                <w:rFonts w:ascii="Calibri" w:eastAsia="Calibri" w:hAnsi="Calibri" w:cs="Calibri"/>
                <w:color w:val="000000" w:themeColor="text1"/>
              </w:rPr>
              <w:t>0.1</w:t>
            </w:r>
          </w:p>
        </w:tc>
        <w:tc>
          <w:tcPr>
            <w:tcW w:w="992" w:type="dxa"/>
          </w:tcPr>
          <w:p w14:paraId="6C2CA774" w14:textId="2490201E" w:rsidR="742D887C" w:rsidRDefault="742D887C" w:rsidP="0A44A4EB">
            <w:pPr>
              <w:rPr>
                <w:rFonts w:ascii="Calibri" w:eastAsia="Calibri" w:hAnsi="Calibri" w:cs="Calibri"/>
                <w:color w:val="000000" w:themeColor="text1"/>
              </w:rPr>
            </w:pPr>
            <w:r w:rsidRPr="0A44A4EB">
              <w:rPr>
                <w:rFonts w:ascii="Calibri" w:eastAsia="Calibri" w:hAnsi="Calibri" w:cs="Calibri"/>
                <w:color w:val="000000" w:themeColor="text1"/>
              </w:rPr>
              <w:t>0.57</w:t>
            </w:r>
          </w:p>
        </w:tc>
        <w:tc>
          <w:tcPr>
            <w:tcW w:w="992" w:type="dxa"/>
          </w:tcPr>
          <w:p w14:paraId="1EE5830A" w14:textId="0114C118" w:rsidR="158655B3" w:rsidRDefault="158655B3" w:rsidP="0A44A4EB">
            <w:pPr>
              <w:rPr>
                <w:rFonts w:ascii="Calibri" w:eastAsia="Calibri" w:hAnsi="Calibri" w:cs="Calibri"/>
                <w:color w:val="000000" w:themeColor="text1"/>
              </w:rPr>
            </w:pPr>
            <w:r w:rsidRPr="0A44A4EB">
              <w:rPr>
                <w:rFonts w:ascii="Calibri" w:eastAsia="Calibri" w:hAnsi="Calibri" w:cs="Calibri"/>
                <w:color w:val="000000" w:themeColor="text1"/>
              </w:rPr>
              <w:t>0.44</w:t>
            </w:r>
          </w:p>
        </w:tc>
      </w:tr>
      <w:tr w:rsidR="0A44A4EB" w14:paraId="56C7643E" w14:textId="77777777" w:rsidTr="2646083F">
        <w:trPr>
          <w:trHeight w:val="285"/>
        </w:trPr>
        <w:tc>
          <w:tcPr>
            <w:tcW w:w="1215" w:type="dxa"/>
          </w:tcPr>
          <w:p w14:paraId="2666E34C" w14:textId="03514676" w:rsidR="0A44A4EB" w:rsidRDefault="0A44A4EB">
            <w:r w:rsidRPr="0A44A4EB">
              <w:rPr>
                <w:rFonts w:ascii="Calibri" w:eastAsia="Calibri" w:hAnsi="Calibri" w:cs="Calibri"/>
                <w:color w:val="000000" w:themeColor="text1"/>
              </w:rPr>
              <w:t>Oven</w:t>
            </w:r>
          </w:p>
        </w:tc>
        <w:tc>
          <w:tcPr>
            <w:tcW w:w="1065" w:type="dxa"/>
          </w:tcPr>
          <w:p w14:paraId="74E46481" w14:textId="31C116AD" w:rsidR="2CFFC940" w:rsidRDefault="2CFFC940" w:rsidP="0A44A4EB">
            <w:pPr>
              <w:rPr>
                <w:rFonts w:ascii="Calibri" w:eastAsia="Calibri" w:hAnsi="Calibri" w:cs="Calibri"/>
                <w:color w:val="000000" w:themeColor="text1"/>
              </w:rPr>
            </w:pPr>
            <w:r w:rsidRPr="0A44A4EB">
              <w:rPr>
                <w:rFonts w:ascii="Calibri" w:eastAsia="Calibri" w:hAnsi="Calibri" w:cs="Calibri"/>
                <w:color w:val="000000" w:themeColor="text1"/>
              </w:rPr>
              <w:t>0.08</w:t>
            </w:r>
          </w:p>
        </w:tc>
        <w:tc>
          <w:tcPr>
            <w:tcW w:w="1075" w:type="dxa"/>
          </w:tcPr>
          <w:p w14:paraId="59B9015C" w14:textId="549113E4" w:rsidR="48E32A66" w:rsidRDefault="48E32A66" w:rsidP="0A44A4EB">
            <w:pPr>
              <w:rPr>
                <w:rFonts w:ascii="Calibri" w:eastAsia="Calibri" w:hAnsi="Calibri" w:cs="Calibri"/>
                <w:color w:val="000000" w:themeColor="text1"/>
              </w:rPr>
            </w:pPr>
            <w:r w:rsidRPr="0A44A4EB">
              <w:rPr>
                <w:rFonts w:ascii="Calibri" w:eastAsia="Calibri" w:hAnsi="Calibri" w:cs="Calibri"/>
                <w:color w:val="000000" w:themeColor="text1"/>
              </w:rPr>
              <w:t>0.22</w:t>
            </w:r>
          </w:p>
        </w:tc>
        <w:tc>
          <w:tcPr>
            <w:tcW w:w="930" w:type="dxa"/>
          </w:tcPr>
          <w:p w14:paraId="310BF9B5" w14:textId="5D264F35" w:rsidR="0A44A4EB" w:rsidRDefault="0A44A4EB" w:rsidP="0A44A4EB">
            <w:pPr>
              <w:spacing w:line="259" w:lineRule="auto"/>
            </w:pPr>
            <w:r w:rsidRPr="0A44A4EB">
              <w:rPr>
                <w:rFonts w:ascii="Calibri" w:eastAsia="Calibri" w:hAnsi="Calibri" w:cs="Calibri"/>
                <w:color w:val="000000" w:themeColor="text1"/>
              </w:rPr>
              <w:t>0.1</w:t>
            </w:r>
          </w:p>
        </w:tc>
        <w:tc>
          <w:tcPr>
            <w:tcW w:w="983" w:type="dxa"/>
          </w:tcPr>
          <w:p w14:paraId="3809005E" w14:textId="5907DC18" w:rsidR="0A44A4EB" w:rsidRDefault="0A44A4EB"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89" w:type="dxa"/>
          </w:tcPr>
          <w:p w14:paraId="52EC042B" w14:textId="5D264F35" w:rsidR="0A44A4EB" w:rsidRDefault="0A44A4EB" w:rsidP="0A44A4EB">
            <w:pPr>
              <w:spacing w:line="259" w:lineRule="auto"/>
            </w:pPr>
            <w:r w:rsidRPr="0A44A4EB">
              <w:rPr>
                <w:rFonts w:ascii="Calibri" w:eastAsia="Calibri" w:hAnsi="Calibri" w:cs="Calibri"/>
                <w:color w:val="000000" w:themeColor="text1"/>
              </w:rPr>
              <w:t>0.1</w:t>
            </w:r>
          </w:p>
        </w:tc>
        <w:tc>
          <w:tcPr>
            <w:tcW w:w="1120" w:type="dxa"/>
          </w:tcPr>
          <w:p w14:paraId="1CDED645" w14:textId="5907DC18" w:rsidR="0A44A4EB" w:rsidRDefault="0A44A4EB"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92" w:type="dxa"/>
          </w:tcPr>
          <w:p w14:paraId="5B67F834" w14:textId="4A966DC5" w:rsidR="70A78DF9" w:rsidRDefault="70A78DF9" w:rsidP="0A44A4EB">
            <w:pPr>
              <w:rPr>
                <w:rFonts w:ascii="Calibri" w:eastAsia="Calibri" w:hAnsi="Calibri" w:cs="Calibri"/>
                <w:color w:val="000000" w:themeColor="text1"/>
              </w:rPr>
            </w:pPr>
            <w:r w:rsidRPr="0A44A4EB">
              <w:rPr>
                <w:rFonts w:ascii="Calibri" w:eastAsia="Calibri" w:hAnsi="Calibri" w:cs="Calibri"/>
                <w:color w:val="000000" w:themeColor="text1"/>
              </w:rPr>
              <w:t>0.72</w:t>
            </w:r>
          </w:p>
        </w:tc>
        <w:tc>
          <w:tcPr>
            <w:tcW w:w="992" w:type="dxa"/>
          </w:tcPr>
          <w:p w14:paraId="5E72D258" w14:textId="2EF85DAF" w:rsidR="1A794D3C" w:rsidRDefault="1A794D3C" w:rsidP="0A44A4EB">
            <w:pPr>
              <w:rPr>
                <w:rFonts w:ascii="Calibri" w:eastAsia="Calibri" w:hAnsi="Calibri" w:cs="Calibri"/>
                <w:color w:val="000000" w:themeColor="text1"/>
              </w:rPr>
            </w:pPr>
            <w:r w:rsidRPr="0A44A4EB">
              <w:rPr>
                <w:rFonts w:ascii="Calibri" w:eastAsia="Calibri" w:hAnsi="Calibri" w:cs="Calibri"/>
                <w:color w:val="000000" w:themeColor="text1"/>
              </w:rPr>
              <w:t>0.58</w:t>
            </w:r>
          </w:p>
        </w:tc>
      </w:tr>
      <w:tr w:rsidR="0A44A4EB" w14:paraId="08DB9B5E" w14:textId="77777777" w:rsidTr="2646083F">
        <w:trPr>
          <w:trHeight w:val="285"/>
        </w:trPr>
        <w:tc>
          <w:tcPr>
            <w:tcW w:w="1215" w:type="dxa"/>
          </w:tcPr>
          <w:p w14:paraId="6C82ED2C" w14:textId="6A1CBA9F" w:rsidR="0A44A4EB" w:rsidRDefault="0A44A4EB" w:rsidP="0A44A4EB">
            <w:pPr>
              <w:rPr>
                <w:rFonts w:ascii="Calibri" w:eastAsia="Calibri" w:hAnsi="Calibri" w:cs="Calibri"/>
                <w:color w:val="000000" w:themeColor="text1"/>
              </w:rPr>
            </w:pPr>
            <w:r w:rsidRPr="0A44A4EB">
              <w:rPr>
                <w:rFonts w:ascii="Calibri" w:eastAsia="Calibri" w:hAnsi="Calibri" w:cs="Calibri"/>
                <w:color w:val="000000" w:themeColor="text1"/>
              </w:rPr>
              <w:t>Range</w:t>
            </w:r>
          </w:p>
        </w:tc>
        <w:tc>
          <w:tcPr>
            <w:tcW w:w="1065" w:type="dxa"/>
          </w:tcPr>
          <w:p w14:paraId="457FEFF3" w14:textId="1B970E95" w:rsidR="6970C7F4" w:rsidRDefault="6970C7F4" w:rsidP="0A44A4EB">
            <w:pPr>
              <w:rPr>
                <w:rFonts w:ascii="Calibri" w:eastAsia="Calibri" w:hAnsi="Calibri" w:cs="Calibri"/>
                <w:color w:val="000000" w:themeColor="text1"/>
              </w:rPr>
            </w:pPr>
            <w:r w:rsidRPr="0A44A4EB">
              <w:rPr>
                <w:rFonts w:ascii="Calibri" w:eastAsia="Calibri" w:hAnsi="Calibri" w:cs="Calibri"/>
                <w:color w:val="000000" w:themeColor="text1"/>
              </w:rPr>
              <w:t>0.11</w:t>
            </w:r>
          </w:p>
        </w:tc>
        <w:tc>
          <w:tcPr>
            <w:tcW w:w="1075" w:type="dxa"/>
          </w:tcPr>
          <w:p w14:paraId="6DE98CB6" w14:textId="1C3D16C6" w:rsidR="4853B1CA" w:rsidRDefault="4853B1CA"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30" w:type="dxa"/>
          </w:tcPr>
          <w:p w14:paraId="72EB0DDD" w14:textId="5D264F35" w:rsidR="0A44A4EB" w:rsidRDefault="0A44A4EB" w:rsidP="0A44A4EB">
            <w:pPr>
              <w:spacing w:line="259" w:lineRule="auto"/>
            </w:pPr>
            <w:r w:rsidRPr="0A44A4EB">
              <w:rPr>
                <w:rFonts w:ascii="Calibri" w:eastAsia="Calibri" w:hAnsi="Calibri" w:cs="Calibri"/>
                <w:color w:val="000000" w:themeColor="text1"/>
              </w:rPr>
              <w:t>0.1</w:t>
            </w:r>
          </w:p>
        </w:tc>
        <w:tc>
          <w:tcPr>
            <w:tcW w:w="983" w:type="dxa"/>
          </w:tcPr>
          <w:p w14:paraId="551DC1AB" w14:textId="5907DC18" w:rsidR="0A44A4EB" w:rsidRDefault="0A44A4EB"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89" w:type="dxa"/>
          </w:tcPr>
          <w:p w14:paraId="5AFEA905" w14:textId="5D264F35" w:rsidR="0A44A4EB" w:rsidRDefault="0A44A4EB" w:rsidP="0A44A4EB">
            <w:pPr>
              <w:spacing w:line="259" w:lineRule="auto"/>
            </w:pPr>
            <w:r w:rsidRPr="0A44A4EB">
              <w:rPr>
                <w:rFonts w:ascii="Calibri" w:eastAsia="Calibri" w:hAnsi="Calibri" w:cs="Calibri"/>
                <w:color w:val="000000" w:themeColor="text1"/>
              </w:rPr>
              <w:t>0.1</w:t>
            </w:r>
          </w:p>
        </w:tc>
        <w:tc>
          <w:tcPr>
            <w:tcW w:w="1120" w:type="dxa"/>
          </w:tcPr>
          <w:p w14:paraId="218EF27A" w14:textId="5907DC18" w:rsidR="0A44A4EB" w:rsidRDefault="0A44A4EB"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92" w:type="dxa"/>
          </w:tcPr>
          <w:p w14:paraId="12406872" w14:textId="1137782E" w:rsidR="74D279FF" w:rsidRDefault="74D279FF" w:rsidP="0A44A4EB">
            <w:pPr>
              <w:rPr>
                <w:rFonts w:ascii="Calibri" w:eastAsia="Calibri" w:hAnsi="Calibri" w:cs="Calibri"/>
                <w:color w:val="000000" w:themeColor="text1"/>
              </w:rPr>
            </w:pPr>
            <w:r w:rsidRPr="0A44A4EB">
              <w:rPr>
                <w:rFonts w:ascii="Calibri" w:eastAsia="Calibri" w:hAnsi="Calibri" w:cs="Calibri"/>
                <w:color w:val="000000" w:themeColor="text1"/>
              </w:rPr>
              <w:t>0.69</w:t>
            </w:r>
          </w:p>
        </w:tc>
        <w:tc>
          <w:tcPr>
            <w:tcW w:w="992" w:type="dxa"/>
          </w:tcPr>
          <w:p w14:paraId="27E23F71" w14:textId="0D3E6E25" w:rsidR="20C6F4E1" w:rsidRDefault="20C6F4E1" w:rsidP="0A44A4EB">
            <w:pPr>
              <w:rPr>
                <w:rFonts w:ascii="Calibri" w:eastAsia="Calibri" w:hAnsi="Calibri" w:cs="Calibri"/>
                <w:color w:val="000000" w:themeColor="text1"/>
              </w:rPr>
            </w:pPr>
            <w:r w:rsidRPr="0A44A4EB">
              <w:rPr>
                <w:rFonts w:ascii="Calibri" w:eastAsia="Calibri" w:hAnsi="Calibri" w:cs="Calibri"/>
                <w:color w:val="000000" w:themeColor="text1"/>
              </w:rPr>
              <w:t>0.7</w:t>
            </w:r>
          </w:p>
        </w:tc>
      </w:tr>
      <w:tr w:rsidR="0A44A4EB" w14:paraId="37C3D798" w14:textId="77777777" w:rsidTr="2646083F">
        <w:trPr>
          <w:trHeight w:val="285"/>
        </w:trPr>
        <w:tc>
          <w:tcPr>
            <w:tcW w:w="1215" w:type="dxa"/>
          </w:tcPr>
          <w:p w14:paraId="7D726C4E" w14:textId="37DFC9FD" w:rsidR="0A44A4EB" w:rsidRDefault="0A44A4EB">
            <w:r w:rsidRPr="0A44A4EB">
              <w:rPr>
                <w:rFonts w:ascii="Calibri" w:eastAsia="Calibri" w:hAnsi="Calibri" w:cs="Calibri"/>
                <w:color w:val="000000" w:themeColor="text1"/>
              </w:rPr>
              <w:t>Steamer</w:t>
            </w:r>
          </w:p>
        </w:tc>
        <w:tc>
          <w:tcPr>
            <w:tcW w:w="1065" w:type="dxa"/>
          </w:tcPr>
          <w:p w14:paraId="730325B9" w14:textId="2757ABD2" w:rsidR="6F055C68" w:rsidRDefault="6F055C68"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1075" w:type="dxa"/>
          </w:tcPr>
          <w:p w14:paraId="2B4AA4D4" w14:textId="501C40F9" w:rsidR="2887ABF3" w:rsidRDefault="2887ABF3" w:rsidP="0A44A4EB">
            <w:pPr>
              <w:rPr>
                <w:rFonts w:ascii="Calibri" w:eastAsia="Calibri" w:hAnsi="Calibri" w:cs="Calibri"/>
                <w:color w:val="000000" w:themeColor="text1"/>
              </w:rPr>
            </w:pPr>
            <w:r w:rsidRPr="0A44A4EB">
              <w:rPr>
                <w:rFonts w:ascii="Calibri" w:eastAsia="Calibri" w:hAnsi="Calibri" w:cs="Calibri"/>
                <w:color w:val="000000" w:themeColor="text1"/>
              </w:rPr>
              <w:t>0.1</w:t>
            </w:r>
          </w:p>
        </w:tc>
        <w:tc>
          <w:tcPr>
            <w:tcW w:w="930" w:type="dxa"/>
          </w:tcPr>
          <w:p w14:paraId="2A098B0F" w14:textId="5BD5548B" w:rsidR="0A44A4EB" w:rsidRDefault="0A44A4EB" w:rsidP="0A44A4EB">
            <w:pPr>
              <w:spacing w:line="259" w:lineRule="auto"/>
            </w:pPr>
            <w:r w:rsidRPr="0A44A4EB">
              <w:rPr>
                <w:rFonts w:ascii="Calibri" w:eastAsia="Calibri" w:hAnsi="Calibri" w:cs="Calibri"/>
                <w:color w:val="000000" w:themeColor="text1"/>
              </w:rPr>
              <w:t>0.1</w:t>
            </w:r>
          </w:p>
        </w:tc>
        <w:tc>
          <w:tcPr>
            <w:tcW w:w="983" w:type="dxa"/>
          </w:tcPr>
          <w:p w14:paraId="023A195A" w14:textId="733C600F" w:rsidR="0A44A4EB" w:rsidRDefault="0A44A4EB" w:rsidP="0A44A4EB">
            <w:pPr>
              <w:spacing w:line="259" w:lineRule="auto"/>
            </w:pPr>
            <w:r w:rsidRPr="0A44A4EB">
              <w:rPr>
                <w:rFonts w:ascii="Calibri" w:eastAsia="Calibri" w:hAnsi="Calibri" w:cs="Calibri"/>
                <w:color w:val="000000" w:themeColor="text1"/>
              </w:rPr>
              <w:t>0.1</w:t>
            </w:r>
          </w:p>
        </w:tc>
        <w:tc>
          <w:tcPr>
            <w:tcW w:w="989" w:type="dxa"/>
          </w:tcPr>
          <w:p w14:paraId="09BAFDA3" w14:textId="5BD5548B" w:rsidR="0A44A4EB" w:rsidRDefault="0A44A4EB" w:rsidP="0A44A4EB">
            <w:pPr>
              <w:spacing w:line="259" w:lineRule="auto"/>
            </w:pPr>
            <w:r w:rsidRPr="0A44A4EB">
              <w:rPr>
                <w:rFonts w:ascii="Calibri" w:eastAsia="Calibri" w:hAnsi="Calibri" w:cs="Calibri"/>
                <w:color w:val="000000" w:themeColor="text1"/>
              </w:rPr>
              <w:t>0.1</w:t>
            </w:r>
          </w:p>
        </w:tc>
        <w:tc>
          <w:tcPr>
            <w:tcW w:w="1120" w:type="dxa"/>
          </w:tcPr>
          <w:p w14:paraId="400CEE96" w14:textId="733C600F" w:rsidR="0A44A4EB" w:rsidRDefault="0A44A4EB" w:rsidP="0A44A4EB">
            <w:pPr>
              <w:spacing w:line="259" w:lineRule="auto"/>
            </w:pPr>
            <w:r w:rsidRPr="0A44A4EB">
              <w:rPr>
                <w:rFonts w:ascii="Calibri" w:eastAsia="Calibri" w:hAnsi="Calibri" w:cs="Calibri"/>
                <w:color w:val="000000" w:themeColor="text1"/>
              </w:rPr>
              <w:t>0.1</w:t>
            </w:r>
          </w:p>
        </w:tc>
        <w:tc>
          <w:tcPr>
            <w:tcW w:w="992" w:type="dxa"/>
          </w:tcPr>
          <w:p w14:paraId="6F6979E1" w14:textId="103FAFEC" w:rsidR="5FD81D08" w:rsidRDefault="5FD81D08" w:rsidP="0A44A4EB">
            <w:pPr>
              <w:rPr>
                <w:rFonts w:ascii="Calibri" w:eastAsia="Calibri" w:hAnsi="Calibri" w:cs="Calibri"/>
                <w:color w:val="000000" w:themeColor="text1"/>
              </w:rPr>
            </w:pPr>
            <w:r w:rsidRPr="0A44A4EB">
              <w:rPr>
                <w:rFonts w:ascii="Calibri" w:eastAsia="Calibri" w:hAnsi="Calibri" w:cs="Calibri"/>
                <w:color w:val="000000" w:themeColor="text1"/>
              </w:rPr>
              <w:t>0.7</w:t>
            </w:r>
          </w:p>
        </w:tc>
        <w:tc>
          <w:tcPr>
            <w:tcW w:w="992" w:type="dxa"/>
          </w:tcPr>
          <w:p w14:paraId="12A41FD5" w14:textId="3DFEFEF3" w:rsidR="49F6ADF4" w:rsidRDefault="49F6ADF4" w:rsidP="2646083F">
            <w:pPr>
              <w:rPr>
                <w:rFonts w:ascii="Calibri" w:eastAsia="Calibri" w:hAnsi="Calibri" w:cs="Calibri"/>
                <w:color w:val="000000" w:themeColor="text1"/>
              </w:rPr>
            </w:pPr>
            <w:r w:rsidRPr="2646083F">
              <w:rPr>
                <w:rFonts w:ascii="Calibri" w:eastAsia="Calibri" w:hAnsi="Calibri" w:cs="Calibri"/>
                <w:color w:val="000000" w:themeColor="text1"/>
              </w:rPr>
              <w:t>0.7</w:t>
            </w:r>
          </w:p>
        </w:tc>
      </w:tr>
    </w:tbl>
    <w:p w14:paraId="4F479269" w14:textId="1236521B" w:rsidR="1954E18F" w:rsidRDefault="1954E18F" w:rsidP="2646083F">
      <w:pPr>
        <w:keepNext/>
        <w:keepLines/>
      </w:pPr>
      <w:r w:rsidRPr="2646083F">
        <w:lastRenderedPageBreak/>
        <w:t xml:space="preserve">Finally, a bug with the baseline kitchen equipment schedules was caught during this process. Previously, the gas and electric </w:t>
      </w:r>
      <w:r w:rsidR="7DAC2715" w:rsidRPr="2646083F">
        <w:t>appliances</w:t>
      </w:r>
      <w:r w:rsidRPr="2646083F">
        <w:t xml:space="preserve"> were </w:t>
      </w:r>
      <w:r w:rsidR="5F128B4B" w:rsidRPr="2646083F">
        <w:t>set to different schedules</w:t>
      </w:r>
      <w:r w:rsidR="41300CF4" w:rsidRPr="2646083F">
        <w:t xml:space="preserve">. </w:t>
      </w:r>
      <w:r w:rsidR="577B1034" w:rsidRPr="2646083F">
        <w:t xml:space="preserve">As shown in the figure below (which is an example from a </w:t>
      </w:r>
      <w:proofErr w:type="spellStart"/>
      <w:r w:rsidR="577B1034" w:rsidRPr="2646083F">
        <w:t>QuickServiceRestaurant</w:t>
      </w:r>
      <w:proofErr w:type="spellEnd"/>
      <w:r w:rsidR="577B1034" w:rsidRPr="2646083F">
        <w:t>), the gas equipment schedule being used was nearly half the magnitude of the electric equipment schedule. The d</w:t>
      </w:r>
      <w:r w:rsidR="41B4B9FD" w:rsidRPr="2646083F">
        <w:t xml:space="preserve">ifferences in efficiency between gas and electric equipment are already captured through the </w:t>
      </w:r>
      <w:r w:rsidR="3914EFC0" w:rsidRPr="2646083F">
        <w:t xml:space="preserve">rated input power values, therefore we want the equipment to be set to the same operation </w:t>
      </w:r>
      <w:proofErr w:type="gramStart"/>
      <w:r w:rsidR="3914EFC0" w:rsidRPr="2646083F">
        <w:t>schedules</w:t>
      </w:r>
      <w:proofErr w:type="gramEnd"/>
      <w:r w:rsidR="3914EFC0" w:rsidRPr="2646083F">
        <w:t xml:space="preserve">. </w:t>
      </w:r>
    </w:p>
    <w:p w14:paraId="4AE4B8D5" w14:textId="20BC1B78" w:rsidR="577B1034" w:rsidRDefault="577B1034" w:rsidP="2646083F">
      <w:pPr>
        <w:keepNext/>
        <w:keepLines/>
      </w:pPr>
      <w:r>
        <w:rPr>
          <w:noProof/>
        </w:rPr>
        <w:drawing>
          <wp:inline distT="0" distB="0" distL="0" distR="0" wp14:anchorId="3BE4C9F6" wp14:editId="7AD93E8B">
            <wp:extent cx="2828310" cy="2739926"/>
            <wp:effectExtent l="0" t="0" r="0" b="0"/>
            <wp:docPr id="473345816" name="Picture 47334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828310" cy="2739926"/>
                    </a:xfrm>
                    <a:prstGeom prst="rect">
                      <a:avLst/>
                    </a:prstGeom>
                  </pic:spPr>
                </pic:pic>
              </a:graphicData>
            </a:graphic>
          </wp:inline>
        </w:drawing>
      </w:r>
      <w:r>
        <w:rPr>
          <w:noProof/>
        </w:rPr>
        <w:drawing>
          <wp:inline distT="0" distB="0" distL="0" distR="0" wp14:anchorId="538FB71B" wp14:editId="2BAD5FBD">
            <wp:extent cx="2779623" cy="2762250"/>
            <wp:effectExtent l="0" t="0" r="0" b="0"/>
            <wp:docPr id="531645552" name="Picture 53164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779623" cy="2762250"/>
                    </a:xfrm>
                    <a:prstGeom prst="rect">
                      <a:avLst/>
                    </a:prstGeom>
                  </pic:spPr>
                </pic:pic>
              </a:graphicData>
            </a:graphic>
          </wp:inline>
        </w:drawing>
      </w:r>
    </w:p>
    <w:p w14:paraId="30DB3CBE" w14:textId="1CD6064A" w:rsidR="41300CF4" w:rsidRDefault="41300CF4" w:rsidP="2646083F">
      <w:pPr>
        <w:keepNext/>
        <w:keepLines/>
      </w:pPr>
      <w:r w:rsidRPr="2646083F">
        <w:t xml:space="preserve">This </w:t>
      </w:r>
      <w:r w:rsidR="1A1C6410" w:rsidRPr="2646083F">
        <w:t xml:space="preserve">also </w:t>
      </w:r>
      <w:r w:rsidRPr="2646083F">
        <w:t>caused issues when swapping out gas equipment with electric in the EUS</w:t>
      </w:r>
      <w:r w:rsidR="53813E1D" w:rsidRPr="2646083F">
        <w:t>S Electric Equipment measure, because we want to replicate a 1</w:t>
      </w:r>
      <w:r w:rsidR="44E9A626" w:rsidRPr="2646083F">
        <w:t xml:space="preserve">:1 </w:t>
      </w:r>
      <w:r w:rsidR="7940D327" w:rsidRPr="2646083F">
        <w:t xml:space="preserve">equipment replacement, which assumes that the new equipment operates on the same schedule as the existing equipment. And once again, the efficiency difference when switching to electric is already captured through the design power input. </w:t>
      </w:r>
    </w:p>
    <w:p w14:paraId="605AB041" w14:textId="06230C91" w:rsidR="1B1D97F6" w:rsidRDefault="1B1D97F6" w:rsidP="2646083F">
      <w:pPr>
        <w:keepNext/>
        <w:keepLines/>
      </w:pPr>
      <w:r w:rsidRPr="2646083F">
        <w:t>According to the research that was done</w:t>
      </w:r>
      <w:r w:rsidR="58C851FD" w:rsidRPr="2646083F">
        <w:t xml:space="preserve"> for the EUSS Kitchen Equipment measure</w:t>
      </w:r>
      <w:r w:rsidRPr="2646083F">
        <w:t>, the idle operation of both electric and gas kitchen equipment is often a small fraction of the rated input power. This means that while the equipment may be rated for 60,000 BTU</w:t>
      </w:r>
      <w:r w:rsidR="6D34151C" w:rsidRPr="2646083F">
        <w:t xml:space="preserve">/h, for example, the power </w:t>
      </w:r>
      <w:proofErr w:type="gramStart"/>
      <w:r w:rsidR="6D34151C" w:rsidRPr="2646083F">
        <w:t>draw</w:t>
      </w:r>
      <w:proofErr w:type="gramEnd"/>
      <w:r w:rsidR="6D34151C" w:rsidRPr="2646083F">
        <w:t xml:space="preserve"> during idle conditions </w:t>
      </w:r>
      <w:r w:rsidR="625B1706" w:rsidRPr="2646083F">
        <w:t>(maintaining or holding at a stabilized operating condition or temperature) may only be 10,000-20,000 BTU/h. Therefore, we felt that the gas equipment schedule</w:t>
      </w:r>
      <w:r w:rsidR="7CA20E09" w:rsidRPr="2646083F">
        <w:t xml:space="preserve">, which maxed out around 25% of the rated design level, </w:t>
      </w:r>
      <w:r w:rsidR="625B1706" w:rsidRPr="2646083F">
        <w:t xml:space="preserve">was more reflective of the actual operation of the kitchen equipment. </w:t>
      </w:r>
      <w:r w:rsidRPr="2646083F">
        <w:t xml:space="preserve">As a result, the decision was made </w:t>
      </w:r>
      <w:r w:rsidR="763B77A5" w:rsidRPr="2646083F">
        <w:t>to reset</w:t>
      </w:r>
      <w:r w:rsidR="44E9A626" w:rsidRPr="2646083F">
        <w:t xml:space="preserve"> the electric equipment in the baseline to </w:t>
      </w:r>
      <w:r w:rsidR="14F89A86" w:rsidRPr="2646083F">
        <w:t>the gas equipment schedule. This will result in a decrease in electric equipment energy in the annual results due to the decreased schedule magnitude. Th</w:t>
      </w:r>
      <w:r w:rsidR="5261BB99" w:rsidRPr="2646083F">
        <w:t xml:space="preserve">e miscellaneous electric equipment object, which represents miscellaneous smaller kitchen appliances, was not changed and maintained the existing electric equipment schedule. </w:t>
      </w:r>
    </w:p>
    <w:p w14:paraId="785ED302" w14:textId="6DA85BF9" w:rsidR="00CB289C" w:rsidRDefault="289689FB" w:rsidP="0A44A4EB">
      <w:pPr>
        <w:keepNext/>
        <w:keepLines/>
        <w:spacing w:before="120"/>
        <w:rPr>
          <w:rFonts w:ascii="Calibri Light" w:eastAsia="Calibri Light" w:hAnsi="Calibri Light" w:cs="Calibri Light"/>
          <w:color w:val="2F5496" w:themeColor="accent1" w:themeShade="BF"/>
          <w:sz w:val="32"/>
          <w:szCs w:val="32"/>
        </w:rPr>
      </w:pPr>
      <w:r w:rsidRPr="0A44A4EB">
        <w:rPr>
          <w:rFonts w:ascii="Calibri Light" w:eastAsia="Calibri Light" w:hAnsi="Calibri Light" w:cs="Calibri Light"/>
          <w:color w:val="2F5496" w:themeColor="accent1" w:themeShade="BF"/>
          <w:sz w:val="32"/>
          <w:szCs w:val="32"/>
        </w:rPr>
        <w:t>Impact of Change</w:t>
      </w:r>
    </w:p>
    <w:p w14:paraId="4773A9FB" w14:textId="566AD7C4" w:rsidR="00CB289C" w:rsidRDefault="289689FB" w:rsidP="2646083F">
      <w:pPr>
        <w:spacing w:before="120"/>
        <w:rPr>
          <w:rFonts w:ascii="Calibri" w:eastAsia="Calibri" w:hAnsi="Calibri" w:cs="Calibri"/>
          <w:color w:val="000000" w:themeColor="text1"/>
        </w:rPr>
      </w:pPr>
      <w:r w:rsidRPr="2646083F">
        <w:rPr>
          <w:rFonts w:ascii="Calibri" w:eastAsia="Calibri" w:hAnsi="Calibri" w:cs="Calibri"/>
          <w:color w:val="000000" w:themeColor="text1"/>
        </w:rPr>
        <w:t xml:space="preserve">These changes were tested using two 10k sample runs with identical buildstock.csv files. There was </w:t>
      </w:r>
      <w:r w:rsidR="75CE5AF3" w:rsidRPr="2646083F">
        <w:rPr>
          <w:rFonts w:ascii="Calibri" w:eastAsia="Calibri" w:hAnsi="Calibri" w:cs="Calibri"/>
          <w:color w:val="000000" w:themeColor="text1"/>
        </w:rPr>
        <w:t>minimal</w:t>
      </w:r>
      <w:r w:rsidRPr="2646083F">
        <w:rPr>
          <w:rFonts w:ascii="Calibri" w:eastAsia="Calibri" w:hAnsi="Calibri" w:cs="Calibri"/>
          <w:color w:val="000000" w:themeColor="text1"/>
        </w:rPr>
        <w:t xml:space="preserve"> </w:t>
      </w:r>
      <w:ins w:id="0" w:author="CaraDonna, Christopher" w:date="2024-01-11T10:27:00Z">
        <w:r w:rsidR="002A0141">
          <w:rPr>
            <w:rFonts w:ascii="Calibri" w:eastAsia="Calibri" w:hAnsi="Calibri" w:cs="Calibri"/>
            <w:color w:val="000000" w:themeColor="text1"/>
          </w:rPr>
          <w:t xml:space="preserve">impact </w:t>
        </w:r>
      </w:ins>
      <w:r w:rsidRPr="2646083F">
        <w:rPr>
          <w:rFonts w:ascii="Calibri" w:eastAsia="Calibri" w:hAnsi="Calibri" w:cs="Calibri"/>
          <w:color w:val="000000" w:themeColor="text1"/>
        </w:rPr>
        <w:t xml:space="preserve">on the stock when comparing the results to each other. </w:t>
      </w:r>
      <w:r w:rsidR="482F02C0" w:rsidRPr="2646083F">
        <w:rPr>
          <w:rFonts w:ascii="Calibri" w:eastAsia="Calibri" w:hAnsi="Calibri" w:cs="Calibri"/>
          <w:color w:val="000000" w:themeColor="text1"/>
        </w:rPr>
        <w:t>The end uses that had changes were interior equipment, fans, cooling, and heating. Both electric and gas interior equipment saw a decrea</w:t>
      </w:r>
      <w:r w:rsidR="098A1D8F" w:rsidRPr="2646083F">
        <w:rPr>
          <w:rFonts w:ascii="Calibri" w:eastAsia="Calibri" w:hAnsi="Calibri" w:cs="Calibri"/>
          <w:color w:val="000000" w:themeColor="text1"/>
        </w:rPr>
        <w:t>se in total annual energy due to the changes in equipment power</w:t>
      </w:r>
      <w:r w:rsidR="5B7E879A" w:rsidRPr="2646083F">
        <w:rPr>
          <w:rFonts w:ascii="Calibri" w:eastAsia="Calibri" w:hAnsi="Calibri" w:cs="Calibri"/>
          <w:color w:val="000000" w:themeColor="text1"/>
        </w:rPr>
        <w:t xml:space="preserve"> and the change to the electric </w:t>
      </w:r>
      <w:r w:rsidR="5B7E879A" w:rsidRPr="2646083F">
        <w:rPr>
          <w:rFonts w:ascii="Calibri" w:eastAsia="Calibri" w:hAnsi="Calibri" w:cs="Calibri"/>
          <w:color w:val="000000" w:themeColor="text1"/>
        </w:rPr>
        <w:lastRenderedPageBreak/>
        <w:t>equipment schedules</w:t>
      </w:r>
      <w:r w:rsidR="098A1D8F" w:rsidRPr="2646083F">
        <w:rPr>
          <w:rFonts w:ascii="Calibri" w:eastAsia="Calibri" w:hAnsi="Calibri" w:cs="Calibri"/>
          <w:color w:val="000000" w:themeColor="text1"/>
        </w:rPr>
        <w:t>.</w:t>
      </w:r>
      <w:r w:rsidR="0323872B" w:rsidRPr="2646083F">
        <w:rPr>
          <w:rFonts w:ascii="Calibri" w:eastAsia="Calibri" w:hAnsi="Calibri" w:cs="Calibri"/>
          <w:color w:val="000000" w:themeColor="text1"/>
        </w:rPr>
        <w:t xml:space="preserve"> </w:t>
      </w:r>
      <w:r w:rsidR="09142487" w:rsidRPr="2646083F">
        <w:rPr>
          <w:rFonts w:ascii="Calibri" w:eastAsia="Calibri" w:hAnsi="Calibri" w:cs="Calibri"/>
          <w:color w:val="000000" w:themeColor="text1"/>
        </w:rPr>
        <w:t>The changes to equipment also had residual effects on some HVAC end uses, such as fans, cooling, and heating. This is due to the change in internal gains caused by the modified equipment power</w:t>
      </w:r>
      <w:r w:rsidR="6DA9E682" w:rsidRPr="2646083F">
        <w:rPr>
          <w:rFonts w:ascii="Calibri" w:eastAsia="Calibri" w:hAnsi="Calibri" w:cs="Calibri"/>
          <w:color w:val="000000" w:themeColor="text1"/>
        </w:rPr>
        <w:t>, schedules,</w:t>
      </w:r>
      <w:r w:rsidR="09142487" w:rsidRPr="2646083F">
        <w:rPr>
          <w:rFonts w:ascii="Calibri" w:eastAsia="Calibri" w:hAnsi="Calibri" w:cs="Calibri"/>
          <w:color w:val="000000" w:themeColor="text1"/>
        </w:rPr>
        <w:t xml:space="preserve"> and fractions of heat gain to the space. The resulting simulation showed a decrease in cooling </w:t>
      </w:r>
      <w:r w:rsidR="02AD8E23" w:rsidRPr="2646083F">
        <w:rPr>
          <w:rFonts w:ascii="Calibri" w:eastAsia="Calibri" w:hAnsi="Calibri" w:cs="Calibri"/>
          <w:color w:val="000000" w:themeColor="text1"/>
        </w:rPr>
        <w:t xml:space="preserve">and fan energy and </w:t>
      </w:r>
      <w:r w:rsidR="2B5BD0E8" w:rsidRPr="2646083F">
        <w:rPr>
          <w:rFonts w:ascii="Calibri" w:eastAsia="Calibri" w:hAnsi="Calibri" w:cs="Calibri"/>
          <w:color w:val="000000" w:themeColor="text1"/>
        </w:rPr>
        <w:t xml:space="preserve">a small </w:t>
      </w:r>
      <w:r w:rsidR="7C0EA0AB" w:rsidRPr="2646083F">
        <w:rPr>
          <w:rFonts w:ascii="Calibri" w:eastAsia="Calibri" w:hAnsi="Calibri" w:cs="Calibri"/>
          <w:color w:val="000000" w:themeColor="text1"/>
        </w:rPr>
        <w:t xml:space="preserve">increase </w:t>
      </w:r>
      <w:r w:rsidR="02AD8E23" w:rsidRPr="2646083F">
        <w:rPr>
          <w:rFonts w:ascii="Calibri" w:eastAsia="Calibri" w:hAnsi="Calibri" w:cs="Calibri"/>
          <w:color w:val="000000" w:themeColor="text1"/>
        </w:rPr>
        <w:t>to heating energy</w:t>
      </w:r>
      <w:r w:rsidR="37E2928B" w:rsidRPr="2646083F">
        <w:rPr>
          <w:rFonts w:ascii="Calibri" w:eastAsia="Calibri" w:hAnsi="Calibri" w:cs="Calibri"/>
          <w:color w:val="000000" w:themeColor="text1"/>
        </w:rPr>
        <w:t xml:space="preserve">, which makes sense given that the equipment loads decreased (therefore less cooling was required </w:t>
      </w:r>
      <w:r w:rsidR="7F511348" w:rsidRPr="2646083F">
        <w:rPr>
          <w:rFonts w:ascii="Calibri" w:eastAsia="Calibri" w:hAnsi="Calibri" w:cs="Calibri"/>
          <w:color w:val="000000" w:themeColor="text1"/>
        </w:rPr>
        <w:t xml:space="preserve">in </w:t>
      </w:r>
      <w:proofErr w:type="gramStart"/>
      <w:r w:rsidR="7F511348" w:rsidRPr="2646083F">
        <w:rPr>
          <w:rFonts w:ascii="Calibri" w:eastAsia="Calibri" w:hAnsi="Calibri" w:cs="Calibri"/>
          <w:color w:val="000000" w:themeColor="text1"/>
        </w:rPr>
        <w:t>summer</w:t>
      </w:r>
      <w:proofErr w:type="gramEnd"/>
      <w:r w:rsidR="7F511348" w:rsidRPr="2646083F">
        <w:rPr>
          <w:rFonts w:ascii="Calibri" w:eastAsia="Calibri" w:hAnsi="Calibri" w:cs="Calibri"/>
          <w:color w:val="000000" w:themeColor="text1"/>
        </w:rPr>
        <w:t xml:space="preserve"> </w:t>
      </w:r>
      <w:r w:rsidR="37E2928B" w:rsidRPr="2646083F">
        <w:rPr>
          <w:rFonts w:ascii="Calibri" w:eastAsia="Calibri" w:hAnsi="Calibri" w:cs="Calibri"/>
          <w:color w:val="000000" w:themeColor="text1"/>
        </w:rPr>
        <w:t xml:space="preserve">and more heating was required in winter). </w:t>
      </w:r>
    </w:p>
    <w:p w14:paraId="7492C19F" w14:textId="4E5D3769" w:rsidR="00CB289C" w:rsidRDefault="57D55731" w:rsidP="7BBE833D">
      <w:pPr>
        <w:spacing w:before="120"/>
        <w:jc w:val="center"/>
      </w:pPr>
      <w:r>
        <w:rPr>
          <w:noProof/>
        </w:rPr>
        <w:drawing>
          <wp:inline distT="0" distB="0" distL="0" distR="0" wp14:anchorId="03E29535" wp14:editId="307808A9">
            <wp:extent cx="4572000" cy="4152900"/>
            <wp:effectExtent l="0" t="0" r="0" b="0"/>
            <wp:docPr id="1581250880" name="Picture 158125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4152900"/>
                    </a:xfrm>
                    <a:prstGeom prst="rect">
                      <a:avLst/>
                    </a:prstGeom>
                  </pic:spPr>
                </pic:pic>
              </a:graphicData>
            </a:graphic>
          </wp:inline>
        </w:drawing>
      </w:r>
    </w:p>
    <w:p w14:paraId="6DBBB682" w14:textId="5B7D165C" w:rsidR="4FCD7175" w:rsidRDefault="4FCD7175" w:rsidP="2646083F">
      <w:r w:rsidRPr="2646083F">
        <w:t>Building types with</w:t>
      </w:r>
      <w:r w:rsidR="23698319" w:rsidRPr="2646083F">
        <w:t>out</w:t>
      </w:r>
      <w:r w:rsidRPr="2646083F">
        <w:t xml:space="preserve"> kitchens </w:t>
      </w:r>
      <w:r w:rsidR="620E684A" w:rsidRPr="2646083F">
        <w:t>(</w:t>
      </w:r>
      <w:r w:rsidRPr="2646083F">
        <w:t xml:space="preserve">Retail Standalone, Small Office, Medium Office, Large Office, </w:t>
      </w:r>
      <w:r w:rsidR="055BFE9D" w:rsidRPr="2646083F">
        <w:t>Outpatient, Small Hotel, and Warehouse)</w:t>
      </w:r>
      <w:r w:rsidR="0B465677" w:rsidRPr="2646083F">
        <w:t xml:space="preserve"> were not affected by th</w:t>
      </w:r>
      <w:r w:rsidR="3B9AC330" w:rsidRPr="2646083F">
        <w:t>e</w:t>
      </w:r>
      <w:r w:rsidR="0B465677" w:rsidRPr="2646083F">
        <w:t xml:space="preserve"> change</w:t>
      </w:r>
      <w:r w:rsidR="65B9816C" w:rsidRPr="2646083F">
        <w:t>s to kitchen equipment a</w:t>
      </w:r>
      <w:r w:rsidR="0B465677" w:rsidRPr="2646083F">
        <w:t xml:space="preserve">nd hence had </w:t>
      </w:r>
      <w:r w:rsidR="5BCB4ED3" w:rsidRPr="2646083F">
        <w:t>very minimal</w:t>
      </w:r>
      <w:r w:rsidR="0B465677" w:rsidRPr="2646083F">
        <w:t xml:space="preserve"> change in annual </w:t>
      </w:r>
      <w:r w:rsidR="474EA00F" w:rsidRPr="2646083F">
        <w:t xml:space="preserve">site </w:t>
      </w:r>
      <w:r w:rsidR="0B465677" w:rsidRPr="2646083F">
        <w:t>energy</w:t>
      </w:r>
      <w:r w:rsidR="055BFE9D" w:rsidRPr="2646083F">
        <w:t xml:space="preserve">. </w:t>
      </w:r>
      <w:r w:rsidR="17440560" w:rsidRPr="2646083F">
        <w:t xml:space="preserve">However, this </w:t>
      </w:r>
      <w:r w:rsidR="771379BC" w:rsidRPr="2646083F">
        <w:t>run</w:t>
      </w:r>
      <w:r w:rsidR="17440560" w:rsidRPr="2646083F">
        <w:t xml:space="preserve"> did include one unrelated baseline change to the “PVAV with gas heat with electric reheat” HVAC system (changed from gas boiler to gas furnace)</w:t>
      </w:r>
      <w:r w:rsidR="10DD6EFC" w:rsidRPr="2646083F">
        <w:t>, which affects about 5% of the stock square footage</w:t>
      </w:r>
      <w:r w:rsidR="17440560" w:rsidRPr="2646083F">
        <w:t xml:space="preserve">. Therefore, there are some very minimal changes to the </w:t>
      </w:r>
      <w:r w:rsidR="3A5EFF8E" w:rsidRPr="2646083F">
        <w:t xml:space="preserve">building types that do not contain kitchens. </w:t>
      </w:r>
    </w:p>
    <w:p w14:paraId="026D46A4" w14:textId="104E5ECC" w:rsidR="00563CAE" w:rsidRDefault="00563CAE" w:rsidP="2646083F">
      <w:r w:rsidRPr="2646083F">
        <w:t>Some building types that have kitchens showed minimal change in total energy because kitchens make up a very small portion of their total square footage</w:t>
      </w:r>
      <w:r w:rsidR="31677F76" w:rsidRPr="2646083F">
        <w:t>; t</w:t>
      </w:r>
      <w:r w:rsidRPr="2646083F">
        <w:t xml:space="preserve">his includes </w:t>
      </w:r>
      <w:r w:rsidR="361A04C3" w:rsidRPr="2646083F">
        <w:t xml:space="preserve">Primary School, </w:t>
      </w:r>
      <w:r w:rsidRPr="2646083F">
        <w:t>Secondary School</w:t>
      </w:r>
      <w:r w:rsidR="78EF57A1" w:rsidRPr="2646083F">
        <w:t>, Hospital,</w:t>
      </w:r>
      <w:r w:rsidRPr="2646083F">
        <w:t xml:space="preserve"> </w:t>
      </w:r>
      <w:r w:rsidR="3D41E703" w:rsidRPr="2646083F">
        <w:t xml:space="preserve">and Large Hotel. </w:t>
      </w:r>
      <w:r w:rsidR="6332619A" w:rsidRPr="2646083F">
        <w:t xml:space="preserve">The remaining </w:t>
      </w:r>
      <w:r w:rsidR="6E73AF7F" w:rsidRPr="2646083F">
        <w:t xml:space="preserve">three </w:t>
      </w:r>
      <w:r w:rsidR="6332619A" w:rsidRPr="2646083F">
        <w:t xml:space="preserve">building types showed </w:t>
      </w:r>
      <w:r w:rsidR="10EBA816" w:rsidRPr="2646083F">
        <w:t xml:space="preserve">a non-trivial </w:t>
      </w:r>
      <w:r w:rsidR="6332619A" w:rsidRPr="2646083F">
        <w:t>chang</w:t>
      </w:r>
      <w:r w:rsidR="761B665E" w:rsidRPr="2646083F">
        <w:t>e</w:t>
      </w:r>
      <w:r w:rsidR="6332619A" w:rsidRPr="2646083F">
        <w:t xml:space="preserve"> in annual energy consumption – </w:t>
      </w:r>
      <w:proofErr w:type="gramStart"/>
      <w:r w:rsidR="6332619A" w:rsidRPr="2646083F">
        <w:t>Full Service</w:t>
      </w:r>
      <w:proofErr w:type="gramEnd"/>
      <w:r w:rsidR="6332619A" w:rsidRPr="2646083F">
        <w:t xml:space="preserve"> Restaurant, Quick Service Restaurant,</w:t>
      </w:r>
      <w:r w:rsidR="2365F2E6" w:rsidRPr="2646083F">
        <w:t xml:space="preserve"> and</w:t>
      </w:r>
      <w:r w:rsidR="6332619A" w:rsidRPr="2646083F">
        <w:t xml:space="preserve"> Retail Strip Mall. </w:t>
      </w:r>
      <w:r w:rsidR="7291B208" w:rsidRPr="2646083F">
        <w:t xml:space="preserve">All building types with kitchens showed a decrease in </w:t>
      </w:r>
      <w:r w:rsidR="7C105F5F" w:rsidRPr="2646083F">
        <w:t>total</w:t>
      </w:r>
      <w:r w:rsidR="7291B208" w:rsidRPr="2646083F">
        <w:t xml:space="preserve"> site energy, which is primar</w:t>
      </w:r>
      <w:ins w:id="1" w:author="CaraDonna, Christopher" w:date="2024-01-11T10:30:00Z">
        <w:r w:rsidR="00187B4D">
          <w:t>il</w:t>
        </w:r>
      </w:ins>
      <w:r w:rsidR="7291B208" w:rsidRPr="2646083F">
        <w:t xml:space="preserve">y driven by the electric equipment schedule </w:t>
      </w:r>
      <w:r w:rsidR="39C59D37" w:rsidRPr="2646083F">
        <w:t>being reduced by a factor of 2,</w:t>
      </w:r>
      <w:r w:rsidR="7291B208" w:rsidRPr="2646083F">
        <w:t xml:space="preserve"> but</w:t>
      </w:r>
      <w:r w:rsidR="6D80B4B3" w:rsidRPr="2646083F">
        <w:t xml:space="preserve"> is</w:t>
      </w:r>
      <w:r w:rsidR="7291B208" w:rsidRPr="2646083F">
        <w:t xml:space="preserve"> also affected by </w:t>
      </w:r>
      <w:proofErr w:type="gramStart"/>
      <w:r w:rsidR="7291B208" w:rsidRPr="2646083F">
        <w:t>the minor</w:t>
      </w:r>
      <w:proofErr w:type="gramEnd"/>
      <w:r w:rsidR="7291B208" w:rsidRPr="2646083F">
        <w:t xml:space="preserve"> changes to equipment rated power</w:t>
      </w:r>
      <w:r w:rsidR="261FB8B6" w:rsidRPr="2646083F">
        <w:t>.</w:t>
      </w:r>
      <w:r w:rsidR="1E6697DB" w:rsidRPr="2646083F">
        <w:t xml:space="preserve"> In </w:t>
      </w:r>
      <w:r w:rsidR="5678E92E" w:rsidRPr="2646083F">
        <w:t xml:space="preserve">almost </w:t>
      </w:r>
      <w:r w:rsidR="1E6697DB" w:rsidRPr="2646083F">
        <w:t xml:space="preserve">all cases where there was a change in total site energy, the change closed the gap between ComStock and CBECS. </w:t>
      </w:r>
    </w:p>
    <w:p w14:paraId="33B7F5BE" w14:textId="52A67D0A" w:rsidR="08265676" w:rsidRDefault="14FA5934" w:rsidP="7BBE833D">
      <w:r>
        <w:rPr>
          <w:noProof/>
        </w:rPr>
        <w:lastRenderedPageBreak/>
        <w:drawing>
          <wp:inline distT="0" distB="0" distL="0" distR="0" wp14:anchorId="45D20C70" wp14:editId="1F0DCB14">
            <wp:extent cx="6003073" cy="3076575"/>
            <wp:effectExtent l="0" t="0" r="0" b="0"/>
            <wp:docPr id="1545607803" name="Picture 154560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003073" cy="3076575"/>
                    </a:xfrm>
                    <a:prstGeom prst="rect">
                      <a:avLst/>
                    </a:prstGeom>
                  </pic:spPr>
                </pic:pic>
              </a:graphicData>
            </a:graphic>
          </wp:inline>
        </w:drawing>
      </w:r>
    </w:p>
    <w:p w14:paraId="216ED37D" w14:textId="1824ACF3" w:rsidR="6CFC8291" w:rsidRDefault="6CFC8291" w:rsidP="2646083F">
      <w:pPr>
        <w:spacing w:before="120"/>
      </w:pPr>
      <w:r>
        <w:t xml:space="preserve">When looking at electricity and natural gas CBECS comparisons, we also see an improvement across the board. The reduction in electric kitchen equipment schedules resulted in Restaurants and Strip Malls getting much closer to CBECS </w:t>
      </w:r>
      <w:r w:rsidR="76194E92">
        <w:t xml:space="preserve">in the electricity comparison. The other building types with kitchens had minimal change due to the small square footage percentage of kitchens in other building types. </w:t>
      </w:r>
    </w:p>
    <w:p w14:paraId="3D93087F" w14:textId="337875B1" w:rsidR="6CFC8291" w:rsidRDefault="6CFC8291" w:rsidP="2646083F">
      <w:pPr>
        <w:spacing w:before="120"/>
      </w:pPr>
      <w:commentRangeStart w:id="2"/>
      <w:r>
        <w:rPr>
          <w:noProof/>
        </w:rPr>
        <w:drawing>
          <wp:inline distT="0" distB="0" distL="0" distR="0" wp14:anchorId="7707A5B9" wp14:editId="50F5F712">
            <wp:extent cx="5947317" cy="3048000"/>
            <wp:effectExtent l="0" t="0" r="0" b="0"/>
            <wp:docPr id="1565244785" name="Picture 156524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7317" cy="3048000"/>
                    </a:xfrm>
                    <a:prstGeom prst="rect">
                      <a:avLst/>
                    </a:prstGeom>
                  </pic:spPr>
                </pic:pic>
              </a:graphicData>
            </a:graphic>
          </wp:inline>
        </w:drawing>
      </w:r>
      <w:commentRangeEnd w:id="2"/>
      <w:r w:rsidR="00F50372">
        <w:rPr>
          <w:rStyle w:val="CommentReference"/>
        </w:rPr>
        <w:commentReference w:id="2"/>
      </w:r>
    </w:p>
    <w:p w14:paraId="1D589124" w14:textId="25FBE1BA" w:rsidR="3DDAFFC5" w:rsidRDefault="3DDAFFC5" w:rsidP="2646083F">
      <w:pPr>
        <w:spacing w:before="120"/>
      </w:pPr>
      <w:r>
        <w:t xml:space="preserve">In terms of natural gas, the change once again helped in calibration of restaurants. The gap between CBECS and ComStock for Strip Malls got worse. This could be an indication that </w:t>
      </w:r>
      <w:r w:rsidR="139AAD55">
        <w:t xml:space="preserve">we may need to be modeling a higher percentage of kitchens in strip </w:t>
      </w:r>
      <w:proofErr w:type="gramStart"/>
      <w:r w:rsidR="139AAD55">
        <w:t>malls, but</w:t>
      </w:r>
      <w:proofErr w:type="gramEnd"/>
      <w:r w:rsidR="139AAD55">
        <w:t xml:space="preserve"> could also be related to gas heating</w:t>
      </w:r>
      <w:ins w:id="3" w:author="CaraDonna, Christopher" w:date="2024-01-11T10:31:00Z">
        <w:r w:rsidR="00F50372">
          <w:t xml:space="preserve"> or water heating</w:t>
        </w:r>
      </w:ins>
      <w:r w:rsidR="139AAD55">
        <w:t xml:space="preserve">. The changes in natural gas consumption in this run are mainly driven by the changes to gas equipment </w:t>
      </w:r>
      <w:r w:rsidR="1BB64570">
        <w:t xml:space="preserve">power, but there could also be minor changes caused by the PVAV change. </w:t>
      </w:r>
    </w:p>
    <w:p w14:paraId="121FCB7F" w14:textId="569B43DD" w:rsidR="3DDAFFC5" w:rsidRDefault="3DDAFFC5" w:rsidP="2646083F">
      <w:pPr>
        <w:spacing w:before="120"/>
      </w:pPr>
      <w:commentRangeStart w:id="4"/>
      <w:r>
        <w:rPr>
          <w:noProof/>
        </w:rPr>
        <w:lastRenderedPageBreak/>
        <w:drawing>
          <wp:inline distT="0" distB="0" distL="0" distR="0" wp14:anchorId="71C2E8A2" wp14:editId="0CC4FE54">
            <wp:extent cx="5819775" cy="2994759"/>
            <wp:effectExtent l="0" t="0" r="0" b="0"/>
            <wp:docPr id="1086782604" name="Picture 108678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819775" cy="2994759"/>
                    </a:xfrm>
                    <a:prstGeom prst="rect">
                      <a:avLst/>
                    </a:prstGeom>
                  </pic:spPr>
                </pic:pic>
              </a:graphicData>
            </a:graphic>
          </wp:inline>
        </w:drawing>
      </w:r>
      <w:commentRangeEnd w:id="4"/>
      <w:r w:rsidR="00F306A4">
        <w:rPr>
          <w:rStyle w:val="CommentReference"/>
        </w:rPr>
        <w:commentReference w:id="4"/>
      </w:r>
    </w:p>
    <w:p w14:paraId="433FF7E8" w14:textId="79C4100C" w:rsidR="00CB289C" w:rsidRDefault="78CD06EC" w:rsidP="7BBE833D">
      <w:pPr>
        <w:spacing w:before="120"/>
      </w:pPr>
      <w:r>
        <w:t xml:space="preserve">Overall, the changes made in v24 were </w:t>
      </w:r>
      <w:r w:rsidR="6F3A41E3">
        <w:t>a simple implementation (just changing numerical values in the measure</w:t>
      </w:r>
      <w:r w:rsidR="106775F4">
        <w:t xml:space="preserve"> and resetting one schedule</w:t>
      </w:r>
      <w:r w:rsidR="6F3A41E3">
        <w:t>)</w:t>
      </w:r>
      <w:r>
        <w:t xml:space="preserve"> and resulted in </w:t>
      </w:r>
      <w:r w:rsidR="5616C6F2">
        <w:t>positive change in the stock level results when compared to CBECS.</w:t>
      </w:r>
      <w:r w:rsidR="09B0CC56">
        <w:t xml:space="preserve"> Retail strip </w:t>
      </w:r>
      <w:proofErr w:type="gramStart"/>
      <w:r w:rsidR="09B0CC56">
        <w:t>mall</w:t>
      </w:r>
      <w:proofErr w:type="gramEnd"/>
      <w:r w:rsidR="09B0CC56">
        <w:t xml:space="preserve"> and restaurants saw the most significant change, which is to be expected because of their high density of kitchen spaces compared to the total square footage. </w:t>
      </w:r>
      <w:r>
        <w:t>The</w:t>
      </w:r>
      <w:r w:rsidR="400A85FD">
        <w:t>se</w:t>
      </w:r>
      <w:r>
        <w:t xml:space="preserve"> changes were made to set up </w:t>
      </w:r>
      <w:r w:rsidR="72667088">
        <w:t>the baseline for the electric kitchen equipment measure</w:t>
      </w:r>
      <w:r w:rsidR="00076AB4">
        <w:t xml:space="preserve">, </w:t>
      </w:r>
      <w:proofErr w:type="gramStart"/>
      <w:r w:rsidR="00076AB4">
        <w:t>in order</w:t>
      </w:r>
      <w:r w:rsidR="72667088">
        <w:t xml:space="preserve"> to</w:t>
      </w:r>
      <w:proofErr w:type="gramEnd"/>
      <w:r w:rsidR="72667088">
        <w:t xml:space="preserve"> </w:t>
      </w:r>
      <w:r w:rsidR="6A067000">
        <w:t>ensur</w:t>
      </w:r>
      <w:r w:rsidR="72667088">
        <w:t>e consistency in sources being used for the gas and electric equipment</w:t>
      </w:r>
      <w:r w:rsidR="51442E2B">
        <w:t xml:space="preserve"> specifications. </w:t>
      </w:r>
    </w:p>
    <w:p w14:paraId="2C078E63" w14:textId="531A950A" w:rsidR="00CB289C" w:rsidRDefault="00CB289C" w:rsidP="7BBE833D">
      <w:pPr>
        <w:spacing w:before="120"/>
        <w:jc w:val="center"/>
      </w:pPr>
    </w:p>
    <w:sectPr w:rsidR="00CB289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aDonna, Christopher" w:date="2024-01-11T10:31:00Z" w:initials="CC">
    <w:p w14:paraId="580586FA" w14:textId="77777777" w:rsidR="00F50372" w:rsidRDefault="00F50372" w:rsidP="00F50372">
      <w:pPr>
        <w:pStyle w:val="CommentText"/>
      </w:pPr>
      <w:r>
        <w:rPr>
          <w:rStyle w:val="CommentReference"/>
        </w:rPr>
        <w:annotationRef/>
      </w:r>
      <w:r>
        <w:t>Wonderful!</w:t>
      </w:r>
    </w:p>
  </w:comment>
  <w:comment w:id="4" w:author="CaraDonna, Christopher" w:date="2024-01-11T10:36:00Z" w:initials="CC">
    <w:p w14:paraId="22C30A90" w14:textId="77777777" w:rsidR="00F306A4" w:rsidRDefault="00F306A4" w:rsidP="00F306A4">
      <w:pPr>
        <w:pStyle w:val="CommentText"/>
      </w:pPr>
      <w:r>
        <w:rPr>
          <w:rStyle w:val="CommentReference"/>
        </w:rPr>
        <w:annotationRef/>
      </w:r>
      <w:r>
        <w:t>Overall this is a big win! Because strip malls simply use the quick service restaurant building type, which have calibrated very nicely here, I think you comment about the increased underconsumption of gas in strip malls being related to other things, like prevalence of food service.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0586FA" w15:done="0"/>
  <w15:commentEx w15:paraId="22C30A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98C1CD" w16cex:dateUtc="2024-01-11T17:31:00Z"/>
  <w16cex:commentExtensible w16cex:durableId="175AC5D3" w16cex:dateUtc="2024-01-11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0586FA" w16cid:durableId="3C98C1CD"/>
  <w16cid:commentId w16cid:paraId="22C30A90" w16cid:durableId="175AC5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aDonna, Christopher">
    <w15:presenceInfo w15:providerId="AD" w15:userId="S::ccaradon@nrel.gov::ceb9f188-391a-4e4a-a97f-4216cb8e66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77264"/>
    <w:rsid w:val="00076AB4"/>
    <w:rsid w:val="000A358E"/>
    <w:rsid w:val="00187B4D"/>
    <w:rsid w:val="0025FF98"/>
    <w:rsid w:val="002A0141"/>
    <w:rsid w:val="003B0E68"/>
    <w:rsid w:val="00524860"/>
    <w:rsid w:val="00563CAE"/>
    <w:rsid w:val="007B6220"/>
    <w:rsid w:val="00853483"/>
    <w:rsid w:val="0089474F"/>
    <w:rsid w:val="0091E59E"/>
    <w:rsid w:val="009539FA"/>
    <w:rsid w:val="00CB289C"/>
    <w:rsid w:val="00CF7D0A"/>
    <w:rsid w:val="00D91874"/>
    <w:rsid w:val="00F15AFB"/>
    <w:rsid w:val="00F306A4"/>
    <w:rsid w:val="00F50372"/>
    <w:rsid w:val="012F034D"/>
    <w:rsid w:val="0241808C"/>
    <w:rsid w:val="02821AF0"/>
    <w:rsid w:val="02AD8E23"/>
    <w:rsid w:val="02DDCD65"/>
    <w:rsid w:val="02DE4EDC"/>
    <w:rsid w:val="0300630F"/>
    <w:rsid w:val="0323872B"/>
    <w:rsid w:val="034B068F"/>
    <w:rsid w:val="03775F42"/>
    <w:rsid w:val="04401E56"/>
    <w:rsid w:val="047D0DB8"/>
    <w:rsid w:val="04DE3A2D"/>
    <w:rsid w:val="055BFE9D"/>
    <w:rsid w:val="05B9BBB2"/>
    <w:rsid w:val="05D0D0D3"/>
    <w:rsid w:val="05D9BCC8"/>
    <w:rsid w:val="0714F1AF"/>
    <w:rsid w:val="07558C13"/>
    <w:rsid w:val="077E0BB6"/>
    <w:rsid w:val="07E21E61"/>
    <w:rsid w:val="07F56AAC"/>
    <w:rsid w:val="0815DAEF"/>
    <w:rsid w:val="08265676"/>
    <w:rsid w:val="08432FE3"/>
    <w:rsid w:val="08782820"/>
    <w:rsid w:val="08E861C8"/>
    <w:rsid w:val="09142487"/>
    <w:rsid w:val="093BA87A"/>
    <w:rsid w:val="095DA416"/>
    <w:rsid w:val="098A1D8F"/>
    <w:rsid w:val="09A11FB6"/>
    <w:rsid w:val="09A90D3C"/>
    <w:rsid w:val="09B0CC56"/>
    <w:rsid w:val="0A44A4EB"/>
    <w:rsid w:val="0A836C78"/>
    <w:rsid w:val="0B44DD9D"/>
    <w:rsid w:val="0B465677"/>
    <w:rsid w:val="0B4D7BB1"/>
    <w:rsid w:val="0B5CBE4A"/>
    <w:rsid w:val="0BF390AA"/>
    <w:rsid w:val="0C6EDFDB"/>
    <w:rsid w:val="0CC8DBCF"/>
    <w:rsid w:val="0D3C1DD9"/>
    <w:rsid w:val="0DF2D248"/>
    <w:rsid w:val="0E067597"/>
    <w:rsid w:val="0E35FC1F"/>
    <w:rsid w:val="0E8DB936"/>
    <w:rsid w:val="0ED922A7"/>
    <w:rsid w:val="0F1FBF4F"/>
    <w:rsid w:val="0F2C45D6"/>
    <w:rsid w:val="0FA73E26"/>
    <w:rsid w:val="0FB33BD8"/>
    <w:rsid w:val="0FE1AD41"/>
    <w:rsid w:val="106775F4"/>
    <w:rsid w:val="10BBD3F5"/>
    <w:rsid w:val="10DD6EFC"/>
    <w:rsid w:val="10EBA816"/>
    <w:rsid w:val="11B41F21"/>
    <w:rsid w:val="11C69E18"/>
    <w:rsid w:val="11EFF99A"/>
    <w:rsid w:val="1257A456"/>
    <w:rsid w:val="127B6881"/>
    <w:rsid w:val="12C764C7"/>
    <w:rsid w:val="134FEF82"/>
    <w:rsid w:val="139AAD55"/>
    <w:rsid w:val="13A7D9DC"/>
    <w:rsid w:val="13AC93CA"/>
    <w:rsid w:val="13B9797E"/>
    <w:rsid w:val="13F459CE"/>
    <w:rsid w:val="14DF4A24"/>
    <w:rsid w:val="14F89A86"/>
    <w:rsid w:val="14FA5934"/>
    <w:rsid w:val="14FCFABA"/>
    <w:rsid w:val="1540137C"/>
    <w:rsid w:val="1551EC38"/>
    <w:rsid w:val="158655B3"/>
    <w:rsid w:val="161D1DA2"/>
    <w:rsid w:val="167ECE4A"/>
    <w:rsid w:val="1683080B"/>
    <w:rsid w:val="172B1579"/>
    <w:rsid w:val="17440560"/>
    <w:rsid w:val="177C2BFE"/>
    <w:rsid w:val="17AB7F7E"/>
    <w:rsid w:val="1954E18F"/>
    <w:rsid w:val="1992C164"/>
    <w:rsid w:val="19A1DA75"/>
    <w:rsid w:val="1A1C6410"/>
    <w:rsid w:val="1A794D3C"/>
    <w:rsid w:val="1A92CF87"/>
    <w:rsid w:val="1B1D97F6"/>
    <w:rsid w:val="1B298644"/>
    <w:rsid w:val="1BB64570"/>
    <w:rsid w:val="1C2DE629"/>
    <w:rsid w:val="1D111EFC"/>
    <w:rsid w:val="1D5B6396"/>
    <w:rsid w:val="1D8625E1"/>
    <w:rsid w:val="1DD250B8"/>
    <w:rsid w:val="1DE1F7F8"/>
    <w:rsid w:val="1E4AC656"/>
    <w:rsid w:val="1E6697DB"/>
    <w:rsid w:val="1EBD41CB"/>
    <w:rsid w:val="1FE80192"/>
    <w:rsid w:val="205670D8"/>
    <w:rsid w:val="20C6F4E1"/>
    <w:rsid w:val="20D2A9AF"/>
    <w:rsid w:val="20DB5CCE"/>
    <w:rsid w:val="2155CF7E"/>
    <w:rsid w:val="21A0B09A"/>
    <w:rsid w:val="21B5F4B6"/>
    <w:rsid w:val="22B95914"/>
    <w:rsid w:val="22C27537"/>
    <w:rsid w:val="230CA675"/>
    <w:rsid w:val="2365F2E6"/>
    <w:rsid w:val="23698319"/>
    <w:rsid w:val="24532CD9"/>
    <w:rsid w:val="247CCAA7"/>
    <w:rsid w:val="24CA637B"/>
    <w:rsid w:val="251C502A"/>
    <w:rsid w:val="25EDB91A"/>
    <w:rsid w:val="261FB8B6"/>
    <w:rsid w:val="26419069"/>
    <w:rsid w:val="2646083F"/>
    <w:rsid w:val="265F309C"/>
    <w:rsid w:val="26874A2F"/>
    <w:rsid w:val="26927F9F"/>
    <w:rsid w:val="269DB40E"/>
    <w:rsid w:val="26C88B62"/>
    <w:rsid w:val="2724E301"/>
    <w:rsid w:val="27817559"/>
    <w:rsid w:val="278ACD9B"/>
    <w:rsid w:val="27F608CF"/>
    <w:rsid w:val="2842F536"/>
    <w:rsid w:val="28645BC3"/>
    <w:rsid w:val="2887ABF3"/>
    <w:rsid w:val="288DCD70"/>
    <w:rsid w:val="288FABC8"/>
    <w:rsid w:val="289689FB"/>
    <w:rsid w:val="28A32476"/>
    <w:rsid w:val="297DA901"/>
    <w:rsid w:val="2996D15E"/>
    <w:rsid w:val="29E935E1"/>
    <w:rsid w:val="2A5F2EE9"/>
    <w:rsid w:val="2A794DE7"/>
    <w:rsid w:val="2B049276"/>
    <w:rsid w:val="2B148134"/>
    <w:rsid w:val="2B5BD0E8"/>
    <w:rsid w:val="2B7075F4"/>
    <w:rsid w:val="2BC6EBDA"/>
    <w:rsid w:val="2BDAAF2D"/>
    <w:rsid w:val="2C43D241"/>
    <w:rsid w:val="2CFFC940"/>
    <w:rsid w:val="2D1EA489"/>
    <w:rsid w:val="2D92664A"/>
    <w:rsid w:val="2DDFA2A2"/>
    <w:rsid w:val="2DE36C9A"/>
    <w:rsid w:val="2DE79028"/>
    <w:rsid w:val="2E8B155D"/>
    <w:rsid w:val="2EBFF169"/>
    <w:rsid w:val="2ED39D47"/>
    <w:rsid w:val="2F884D24"/>
    <w:rsid w:val="2F9E68E0"/>
    <w:rsid w:val="2FC79CA8"/>
    <w:rsid w:val="2FD8635F"/>
    <w:rsid w:val="3056454B"/>
    <w:rsid w:val="311F30EA"/>
    <w:rsid w:val="31677F76"/>
    <w:rsid w:val="3183C2B8"/>
    <w:rsid w:val="31AA9350"/>
    <w:rsid w:val="31E066B5"/>
    <w:rsid w:val="3213CCA4"/>
    <w:rsid w:val="32838253"/>
    <w:rsid w:val="32BB014B"/>
    <w:rsid w:val="32DBCB1A"/>
    <w:rsid w:val="32EA0D4E"/>
    <w:rsid w:val="32EBA81A"/>
    <w:rsid w:val="3338BB76"/>
    <w:rsid w:val="335E8680"/>
    <w:rsid w:val="3378FE33"/>
    <w:rsid w:val="338AEDD8"/>
    <w:rsid w:val="3396803B"/>
    <w:rsid w:val="33C14335"/>
    <w:rsid w:val="343DA94F"/>
    <w:rsid w:val="347D4F30"/>
    <w:rsid w:val="35D4F177"/>
    <w:rsid w:val="35F2A20D"/>
    <w:rsid w:val="361A04C3"/>
    <w:rsid w:val="3671A275"/>
    <w:rsid w:val="36962742"/>
    <w:rsid w:val="36BB3FC1"/>
    <w:rsid w:val="3770C1D8"/>
    <w:rsid w:val="377E8DC5"/>
    <w:rsid w:val="37A10C39"/>
    <w:rsid w:val="37E2928B"/>
    <w:rsid w:val="37F7FC6A"/>
    <w:rsid w:val="3820BCCC"/>
    <w:rsid w:val="38615730"/>
    <w:rsid w:val="38830E28"/>
    <w:rsid w:val="38ED2449"/>
    <w:rsid w:val="3914EFC0"/>
    <w:rsid w:val="3971D688"/>
    <w:rsid w:val="3985A37A"/>
    <w:rsid w:val="39C59D37"/>
    <w:rsid w:val="3A5EFF8E"/>
    <w:rsid w:val="3AACD196"/>
    <w:rsid w:val="3AC7AB2D"/>
    <w:rsid w:val="3B9AC330"/>
    <w:rsid w:val="3BBAAEEA"/>
    <w:rsid w:val="3BD77264"/>
    <w:rsid w:val="3C59859A"/>
    <w:rsid w:val="3CC79A3A"/>
    <w:rsid w:val="3CF43E89"/>
    <w:rsid w:val="3D078F95"/>
    <w:rsid w:val="3D148A7E"/>
    <w:rsid w:val="3D41E703"/>
    <w:rsid w:val="3D7B6881"/>
    <w:rsid w:val="3DDAFFC5"/>
    <w:rsid w:val="3DE0035C"/>
    <w:rsid w:val="3DFDB3F2"/>
    <w:rsid w:val="3E6462BB"/>
    <w:rsid w:val="3FAB334A"/>
    <w:rsid w:val="3FCFDBAA"/>
    <w:rsid w:val="3FF47782"/>
    <w:rsid w:val="400A85FD"/>
    <w:rsid w:val="40741EE9"/>
    <w:rsid w:val="40966636"/>
    <w:rsid w:val="411A9858"/>
    <w:rsid w:val="41300CF4"/>
    <w:rsid w:val="41B4B9FD"/>
    <w:rsid w:val="42208605"/>
    <w:rsid w:val="4259A107"/>
    <w:rsid w:val="4263C003"/>
    <w:rsid w:val="428A1E1B"/>
    <w:rsid w:val="42D6A2CB"/>
    <w:rsid w:val="42EA1B79"/>
    <w:rsid w:val="43256E16"/>
    <w:rsid w:val="4331562D"/>
    <w:rsid w:val="43BA33DC"/>
    <w:rsid w:val="44E4E5EB"/>
    <w:rsid w:val="44E9A626"/>
    <w:rsid w:val="460C76F9"/>
    <w:rsid w:val="466D57A5"/>
    <w:rsid w:val="466FCB82"/>
    <w:rsid w:val="467FFAD6"/>
    <w:rsid w:val="4694D341"/>
    <w:rsid w:val="474CEA69"/>
    <w:rsid w:val="474EA00F"/>
    <w:rsid w:val="47E08DAB"/>
    <w:rsid w:val="47F7ED2F"/>
    <w:rsid w:val="481EB49D"/>
    <w:rsid w:val="482F02C0"/>
    <w:rsid w:val="4853B1CA"/>
    <w:rsid w:val="48E32A66"/>
    <w:rsid w:val="494A3A0A"/>
    <w:rsid w:val="49955817"/>
    <w:rsid w:val="49F6ADF4"/>
    <w:rsid w:val="4A23D30F"/>
    <w:rsid w:val="4A3CEFD9"/>
    <w:rsid w:val="4AC596A4"/>
    <w:rsid w:val="4B374CDB"/>
    <w:rsid w:val="4BC80C67"/>
    <w:rsid w:val="4BDC938D"/>
    <w:rsid w:val="4C33A59C"/>
    <w:rsid w:val="4C54804E"/>
    <w:rsid w:val="4CB9B1D9"/>
    <w:rsid w:val="4E0B2BB0"/>
    <w:rsid w:val="4E97B525"/>
    <w:rsid w:val="4EBC3189"/>
    <w:rsid w:val="4F59A500"/>
    <w:rsid w:val="4F95CC84"/>
    <w:rsid w:val="4FCD7175"/>
    <w:rsid w:val="5004E115"/>
    <w:rsid w:val="507ADA1D"/>
    <w:rsid w:val="50980109"/>
    <w:rsid w:val="50D9BBB8"/>
    <w:rsid w:val="50EA15E1"/>
    <w:rsid w:val="50EED481"/>
    <w:rsid w:val="51176DA5"/>
    <w:rsid w:val="51442E2B"/>
    <w:rsid w:val="51985B48"/>
    <w:rsid w:val="51E78FA2"/>
    <w:rsid w:val="5215BC97"/>
    <w:rsid w:val="5261BB99"/>
    <w:rsid w:val="5289A946"/>
    <w:rsid w:val="53813E1D"/>
    <w:rsid w:val="53CAA9C2"/>
    <w:rsid w:val="5405AB74"/>
    <w:rsid w:val="54249801"/>
    <w:rsid w:val="5452F537"/>
    <w:rsid w:val="555D0499"/>
    <w:rsid w:val="557F2B19"/>
    <w:rsid w:val="5616C6F2"/>
    <w:rsid w:val="5678E92E"/>
    <w:rsid w:val="56CD5837"/>
    <w:rsid w:val="57630E33"/>
    <w:rsid w:val="577B1034"/>
    <w:rsid w:val="57BA0AC5"/>
    <w:rsid w:val="57D4567F"/>
    <w:rsid w:val="57D55731"/>
    <w:rsid w:val="583560B6"/>
    <w:rsid w:val="5894A55B"/>
    <w:rsid w:val="58C851FD"/>
    <w:rsid w:val="58E3D6F7"/>
    <w:rsid w:val="59459BEB"/>
    <w:rsid w:val="5A7C888C"/>
    <w:rsid w:val="5A9F3ED4"/>
    <w:rsid w:val="5B2539D6"/>
    <w:rsid w:val="5B7466AF"/>
    <w:rsid w:val="5B7E879A"/>
    <w:rsid w:val="5BCB4ED3"/>
    <w:rsid w:val="5CA7C7A2"/>
    <w:rsid w:val="5D261CB8"/>
    <w:rsid w:val="5D68C5BB"/>
    <w:rsid w:val="5DD5450F"/>
    <w:rsid w:val="5F0F6E2B"/>
    <w:rsid w:val="5F128B4B"/>
    <w:rsid w:val="5FD81D08"/>
    <w:rsid w:val="5FE20BA7"/>
    <w:rsid w:val="6011969C"/>
    <w:rsid w:val="609FA268"/>
    <w:rsid w:val="60ECB697"/>
    <w:rsid w:val="6132B0DB"/>
    <w:rsid w:val="620E684A"/>
    <w:rsid w:val="625B1706"/>
    <w:rsid w:val="62A7BA96"/>
    <w:rsid w:val="62B081B6"/>
    <w:rsid w:val="62BD535A"/>
    <w:rsid w:val="62D66EC2"/>
    <w:rsid w:val="6332619A"/>
    <w:rsid w:val="6355BBCE"/>
    <w:rsid w:val="63D75802"/>
    <w:rsid w:val="640ACC19"/>
    <w:rsid w:val="64129549"/>
    <w:rsid w:val="642CF8BD"/>
    <w:rsid w:val="652AD2BB"/>
    <w:rsid w:val="6573D7A0"/>
    <w:rsid w:val="65B9816C"/>
    <w:rsid w:val="6795A27B"/>
    <w:rsid w:val="68639C0C"/>
    <w:rsid w:val="68AB7862"/>
    <w:rsid w:val="6917F7B6"/>
    <w:rsid w:val="6970C7F4"/>
    <w:rsid w:val="6A067000"/>
    <w:rsid w:val="6A469986"/>
    <w:rsid w:val="6A4748C3"/>
    <w:rsid w:val="6AD99321"/>
    <w:rsid w:val="6B310CE4"/>
    <w:rsid w:val="6B4450AF"/>
    <w:rsid w:val="6BAF0E4B"/>
    <w:rsid w:val="6BB42DB7"/>
    <w:rsid w:val="6BFFDA24"/>
    <w:rsid w:val="6C6EABF8"/>
    <w:rsid w:val="6C89C2A7"/>
    <w:rsid w:val="6C8B153A"/>
    <w:rsid w:val="6CBDB3BA"/>
    <w:rsid w:val="6CE66B0F"/>
    <w:rsid w:val="6CFC8291"/>
    <w:rsid w:val="6D34151C"/>
    <w:rsid w:val="6D80B4B3"/>
    <w:rsid w:val="6DA9E682"/>
    <w:rsid w:val="6E73AF7F"/>
    <w:rsid w:val="6E7A4DEA"/>
    <w:rsid w:val="6F055C68"/>
    <w:rsid w:val="6F3A41E3"/>
    <w:rsid w:val="6F4D470E"/>
    <w:rsid w:val="6F7D703F"/>
    <w:rsid w:val="6FFE1AC9"/>
    <w:rsid w:val="70861539"/>
    <w:rsid w:val="70A78DF9"/>
    <w:rsid w:val="70F61D3B"/>
    <w:rsid w:val="7100B01B"/>
    <w:rsid w:val="7180CE60"/>
    <w:rsid w:val="71DDDCCB"/>
    <w:rsid w:val="72667088"/>
    <w:rsid w:val="726BF725"/>
    <w:rsid w:val="7291B208"/>
    <w:rsid w:val="7296D923"/>
    <w:rsid w:val="72A8D363"/>
    <w:rsid w:val="72D46693"/>
    <w:rsid w:val="732C4601"/>
    <w:rsid w:val="742D887C"/>
    <w:rsid w:val="74467A2E"/>
    <w:rsid w:val="74C81662"/>
    <w:rsid w:val="74D279FF"/>
    <w:rsid w:val="755B0FFD"/>
    <w:rsid w:val="75CA1084"/>
    <w:rsid w:val="75CE5AF3"/>
    <w:rsid w:val="75EA3815"/>
    <w:rsid w:val="76194E92"/>
    <w:rsid w:val="761B665E"/>
    <w:rsid w:val="7626978F"/>
    <w:rsid w:val="763B77A5"/>
    <w:rsid w:val="767D0F20"/>
    <w:rsid w:val="76D60D82"/>
    <w:rsid w:val="771379BC"/>
    <w:rsid w:val="77355AC3"/>
    <w:rsid w:val="77864299"/>
    <w:rsid w:val="7838FAF9"/>
    <w:rsid w:val="7853BD58"/>
    <w:rsid w:val="786ADA52"/>
    <w:rsid w:val="78CD06EC"/>
    <w:rsid w:val="78EF57A1"/>
    <w:rsid w:val="78F46106"/>
    <w:rsid w:val="7940D327"/>
    <w:rsid w:val="796C3831"/>
    <w:rsid w:val="79CFEF35"/>
    <w:rsid w:val="7A0DAE44"/>
    <w:rsid w:val="7A1A8BFA"/>
    <w:rsid w:val="7A453385"/>
    <w:rsid w:val="7B722110"/>
    <w:rsid w:val="7BA48677"/>
    <w:rsid w:val="7BBE833D"/>
    <w:rsid w:val="7C0EA0AB"/>
    <w:rsid w:val="7C105F5F"/>
    <w:rsid w:val="7C2EB4CC"/>
    <w:rsid w:val="7C955412"/>
    <w:rsid w:val="7CA0D35F"/>
    <w:rsid w:val="7CA20E09"/>
    <w:rsid w:val="7D6E0F68"/>
    <w:rsid w:val="7D941611"/>
    <w:rsid w:val="7DAC2715"/>
    <w:rsid w:val="7E69DAC1"/>
    <w:rsid w:val="7E6EF8A8"/>
    <w:rsid w:val="7F01F243"/>
    <w:rsid w:val="7F3884F9"/>
    <w:rsid w:val="7F511348"/>
    <w:rsid w:val="7FC39B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7264"/>
  <w15:chartTrackingRefBased/>
  <w15:docId w15:val="{2FC14217-DFA1-4A4A-9400-833965E80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2A0141"/>
    <w:pPr>
      <w:spacing w:after="0" w:line="240" w:lineRule="auto"/>
    </w:pPr>
  </w:style>
  <w:style w:type="character" w:styleId="CommentReference">
    <w:name w:val="annotation reference"/>
    <w:basedOn w:val="DefaultParagraphFont"/>
    <w:uiPriority w:val="99"/>
    <w:semiHidden/>
    <w:unhideWhenUsed/>
    <w:rsid w:val="00F50372"/>
    <w:rPr>
      <w:sz w:val="16"/>
      <w:szCs w:val="16"/>
    </w:rPr>
  </w:style>
  <w:style w:type="paragraph" w:styleId="CommentText">
    <w:name w:val="annotation text"/>
    <w:basedOn w:val="Normal"/>
    <w:link w:val="CommentTextChar"/>
    <w:uiPriority w:val="99"/>
    <w:unhideWhenUsed/>
    <w:rsid w:val="00F50372"/>
    <w:pPr>
      <w:spacing w:line="240" w:lineRule="auto"/>
    </w:pPr>
    <w:rPr>
      <w:sz w:val="20"/>
      <w:szCs w:val="20"/>
    </w:rPr>
  </w:style>
  <w:style w:type="character" w:customStyle="1" w:styleId="CommentTextChar">
    <w:name w:val="Comment Text Char"/>
    <w:basedOn w:val="DefaultParagraphFont"/>
    <w:link w:val="CommentText"/>
    <w:uiPriority w:val="99"/>
    <w:rsid w:val="00F50372"/>
    <w:rPr>
      <w:sz w:val="20"/>
      <w:szCs w:val="20"/>
    </w:rPr>
  </w:style>
  <w:style w:type="paragraph" w:styleId="CommentSubject">
    <w:name w:val="annotation subject"/>
    <w:basedOn w:val="CommentText"/>
    <w:next w:val="CommentText"/>
    <w:link w:val="CommentSubjectChar"/>
    <w:uiPriority w:val="99"/>
    <w:semiHidden/>
    <w:unhideWhenUsed/>
    <w:rsid w:val="00F50372"/>
    <w:rPr>
      <w:b/>
      <w:bCs/>
    </w:rPr>
  </w:style>
  <w:style w:type="character" w:customStyle="1" w:styleId="CommentSubjectChar">
    <w:name w:val="Comment Subject Char"/>
    <w:basedOn w:val="CommentTextChar"/>
    <w:link w:val="CommentSubject"/>
    <w:uiPriority w:val="99"/>
    <w:semiHidden/>
    <w:rsid w:val="00F503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jpe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9DB7A3-4143-4367-A688-BD915E48824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2.xml><?xml version="1.0" encoding="utf-8"?>
<ds:datastoreItem xmlns:ds="http://schemas.openxmlformats.org/officeDocument/2006/customXml" ds:itemID="{CD8C0356-F9FF-4807-9E1E-9EB8BA8395BE}">
  <ds:schemaRefs>
    <ds:schemaRef ds:uri="http://schemas.microsoft.com/sharepoint/v3/contenttype/forms"/>
  </ds:schemaRefs>
</ds:datastoreItem>
</file>

<file path=customXml/itemProps3.xml><?xml version="1.0" encoding="utf-8"?>
<ds:datastoreItem xmlns:ds="http://schemas.openxmlformats.org/officeDocument/2006/customXml" ds:itemID="{2316708E-A209-4095-9988-14A92159EF3E}"/>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1653</Words>
  <Characters>8799</Characters>
  <Application>Microsoft Office Word</Application>
  <DocSecurity>0</DocSecurity>
  <Lines>258</Lines>
  <Paragraphs>186</Paragraphs>
  <ScaleCrop>false</ScaleCrop>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Praprost, Marlena</dc:creator>
  <cp:keywords/>
  <dc:description/>
  <cp:lastModifiedBy>Klun, Lauren</cp:lastModifiedBy>
  <cp:revision>3</cp:revision>
  <dcterms:created xsi:type="dcterms:W3CDTF">2026-01-06T23:58:00Z</dcterms:created>
  <dcterms:modified xsi:type="dcterms:W3CDTF">2026-01-06T23:58:00Z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2023-12-21T18:32:56Z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8e059df8-9d37-449a-9b82-3b6d2f286690</vt:lpwstr>
  </property>
  <property fmtid="{D5CDD505-2E9C-101B-9397-08002B2CF9AE}" pid="9" name="MSIP_Label_95965d95-ecc0-4720-b759-1f33c42ed7da_ContentBits">
    <vt:lpwstr>0</vt:lpwstr>
  </property>
  <property fmtid="{D5CDD505-2E9C-101B-9397-08002B2CF9AE}" pid="10" name="MediaServiceImageTags">
    <vt:lpwstr/>
  </property>
</Properties>
</file>